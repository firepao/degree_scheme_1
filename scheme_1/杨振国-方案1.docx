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07E2B" w14:textId="77777777" w:rsidR="0026484A" w:rsidRPr="00FC3F10" w:rsidRDefault="0026484A">
      <w:pPr>
        <w:pStyle w:val="2"/>
        <w:ind w:firstLine="640"/>
        <w:jc w:val="center"/>
        <w:rPr>
          <w:b w:val="0"/>
          <w:bCs w:val="0"/>
        </w:rPr>
      </w:pPr>
    </w:p>
    <w:p w14:paraId="0F5AD815" w14:textId="3C16B73D" w:rsidR="00394FF8" w:rsidRPr="00FC3F10" w:rsidRDefault="0079093D">
      <w:pPr>
        <w:pStyle w:val="2"/>
        <w:ind w:firstLine="640"/>
        <w:jc w:val="center"/>
        <w:rPr>
          <w:b w:val="0"/>
          <w:bCs w:val="0"/>
        </w:rPr>
      </w:pPr>
      <w:r w:rsidRPr="00FC3F10">
        <w:rPr>
          <w:rFonts w:hint="eastAsia"/>
          <w:b w:val="0"/>
          <w:bCs w:val="0"/>
        </w:rPr>
        <w:t>学术研究</w:t>
      </w:r>
      <w:r w:rsidRPr="00FC3F10">
        <w:rPr>
          <w:b w:val="0"/>
          <w:bCs w:val="0"/>
        </w:rPr>
        <w:t>论文方案撰写架构</w:t>
      </w:r>
      <w:r w:rsidRPr="00FC3F10">
        <w:rPr>
          <w:rFonts w:hint="eastAsia"/>
          <w:b w:val="0"/>
          <w:bCs w:val="0"/>
        </w:rPr>
        <w:t>规范</w:t>
      </w:r>
    </w:p>
    <w:tbl>
      <w:tblPr>
        <w:tblStyle w:val="af4"/>
        <w:tblW w:w="10491" w:type="dxa"/>
        <w:tblInd w:w="-318" w:type="dxa"/>
        <w:tblLayout w:type="fixed"/>
        <w:tblLook w:val="04A0" w:firstRow="1" w:lastRow="0" w:firstColumn="1" w:lastColumn="0" w:noHBand="0" w:noVBand="1"/>
      </w:tblPr>
      <w:tblGrid>
        <w:gridCol w:w="1135"/>
        <w:gridCol w:w="9356"/>
      </w:tblGrid>
      <w:tr w:rsidR="00394FF8" w:rsidRPr="002331DD" w14:paraId="0F5AD818" w14:textId="77777777">
        <w:trPr>
          <w:trHeight w:val="404"/>
        </w:trPr>
        <w:tc>
          <w:tcPr>
            <w:tcW w:w="1135" w:type="dxa"/>
          </w:tcPr>
          <w:p w14:paraId="0F5AD816" w14:textId="77777777" w:rsidR="00394FF8" w:rsidRPr="002331DD" w:rsidRDefault="0079093D">
            <w:pPr>
              <w:ind w:firstLine="420"/>
              <w:rPr>
                <w:szCs w:val="21"/>
              </w:rPr>
            </w:pPr>
            <w:r w:rsidRPr="002331DD">
              <w:rPr>
                <w:rFonts w:hint="eastAsia"/>
                <w:szCs w:val="21"/>
              </w:rPr>
              <w:t>一</w:t>
            </w:r>
            <w:r w:rsidRPr="002331DD">
              <w:rPr>
                <w:szCs w:val="21"/>
              </w:rPr>
              <w:t>、</w:t>
            </w:r>
            <w:r w:rsidRPr="002331DD">
              <w:rPr>
                <w:rFonts w:hint="eastAsia"/>
                <w:szCs w:val="21"/>
              </w:rPr>
              <w:t>论文</w:t>
            </w:r>
            <w:r w:rsidRPr="002331DD">
              <w:rPr>
                <w:szCs w:val="21"/>
              </w:rPr>
              <w:t>题目</w:t>
            </w:r>
          </w:p>
        </w:tc>
        <w:tc>
          <w:tcPr>
            <w:tcW w:w="9356" w:type="dxa"/>
            <w:vAlign w:val="center"/>
          </w:tcPr>
          <w:p w14:paraId="0F5AD817" w14:textId="6DA0292E" w:rsidR="00394FF8" w:rsidRPr="00FC3F10" w:rsidRDefault="00111210" w:rsidP="00706B7E">
            <w:pPr>
              <w:ind w:firstLine="480"/>
              <w:rPr>
                <w:sz w:val="24"/>
                <w:szCs w:val="32"/>
              </w:rPr>
            </w:pPr>
            <w:r w:rsidRPr="00FC3F10">
              <w:rPr>
                <w:rFonts w:hint="eastAsia"/>
                <w:sz w:val="24"/>
                <w:szCs w:val="32"/>
              </w:rPr>
              <w:t>基于时序周期与轻量卷积网络的温室环境变量预测</w:t>
            </w:r>
          </w:p>
        </w:tc>
      </w:tr>
      <w:tr w:rsidR="00394FF8" w:rsidRPr="002331DD" w14:paraId="0F5AD81E" w14:textId="77777777">
        <w:trPr>
          <w:trHeight w:val="269"/>
        </w:trPr>
        <w:tc>
          <w:tcPr>
            <w:tcW w:w="1135" w:type="dxa"/>
          </w:tcPr>
          <w:p w14:paraId="0F5AD819" w14:textId="77777777" w:rsidR="00394FF8" w:rsidRPr="002331DD" w:rsidRDefault="0079093D">
            <w:pPr>
              <w:ind w:firstLine="420"/>
              <w:rPr>
                <w:szCs w:val="21"/>
              </w:rPr>
            </w:pPr>
            <w:r w:rsidRPr="002331DD">
              <w:rPr>
                <w:rFonts w:hint="eastAsia"/>
                <w:szCs w:val="21"/>
              </w:rPr>
              <w:t>二</w:t>
            </w:r>
            <w:r w:rsidRPr="002331DD">
              <w:rPr>
                <w:szCs w:val="21"/>
              </w:rPr>
              <w:t>、</w:t>
            </w:r>
            <w:r w:rsidRPr="002331DD">
              <w:rPr>
                <w:rFonts w:hint="eastAsia"/>
                <w:szCs w:val="21"/>
              </w:rPr>
              <w:t>研究</w:t>
            </w:r>
            <w:r w:rsidRPr="002331DD">
              <w:rPr>
                <w:szCs w:val="21"/>
              </w:rPr>
              <w:t>动机</w:t>
            </w:r>
          </w:p>
        </w:tc>
        <w:tc>
          <w:tcPr>
            <w:tcW w:w="9356" w:type="dxa"/>
          </w:tcPr>
          <w:p w14:paraId="5288533A" w14:textId="3E021894" w:rsidR="002C07DF" w:rsidRPr="002331DD" w:rsidRDefault="002C07DF" w:rsidP="002C6EF3">
            <w:pPr>
              <w:ind w:firstLine="420"/>
              <w:rPr>
                <w:shd w:val="clear" w:color="auto" w:fill="FFFFFF"/>
              </w:rPr>
            </w:pPr>
            <w:r w:rsidRPr="002331DD">
              <w:rPr>
                <w:rFonts w:hint="eastAsia"/>
                <w:shd w:val="clear" w:color="auto" w:fill="FFFFFF"/>
              </w:rPr>
              <w:t>中药资源品质与产量受到生长环境影响。在现代农业背景下，智能温室为中药材的标准化、规模化和高品质种植提供了理想的解决方案。然而，智能温室环境复杂多变，温度、湿度、光照、</w:t>
            </w:r>
            <m:oMath>
              <m:sSub>
                <m:sSubPr>
                  <m:ctrlPr>
                    <w:rPr>
                      <w:rFonts w:ascii="Cambria Math" w:hAnsi="Cambria Math"/>
                      <w:i/>
                      <w:shd w:val="clear" w:color="auto" w:fill="FFFFFF"/>
                    </w:rPr>
                  </m:ctrlPr>
                </m:sSubPr>
                <m:e>
                  <m:r>
                    <m:rPr>
                      <m:sty m:val="p"/>
                    </m:rPr>
                    <w:rPr>
                      <w:rFonts w:ascii="Cambria Math" w:hAnsi="Cambria Math" w:hint="eastAsia"/>
                      <w:shd w:val="clear" w:color="auto" w:fill="FFFFFF"/>
                    </w:rPr>
                    <m:t>CO</m:t>
                  </m:r>
                </m:e>
                <m:sub>
                  <m:r>
                    <w:rPr>
                      <w:rFonts w:ascii="Cambria Math" w:hAnsi="Cambria Math" w:hint="eastAsia"/>
                      <w:shd w:val="clear" w:color="auto" w:fill="FFFFFF"/>
                    </w:rPr>
                    <m:t>2</m:t>
                  </m:r>
                </m:sub>
              </m:sSub>
            </m:oMath>
            <w:r w:rsidRPr="002331DD">
              <w:rPr>
                <w:rFonts w:hint="eastAsia"/>
                <w:shd w:val="clear" w:color="auto" w:fill="FFFFFF"/>
              </w:rPr>
              <w:t xml:space="preserve"> </w:t>
            </w:r>
            <w:r w:rsidRPr="002331DD">
              <w:rPr>
                <w:rFonts w:hint="eastAsia"/>
                <w:shd w:val="clear" w:color="auto" w:fill="FFFFFF"/>
              </w:rPr>
              <w:t>浓度、土壤水分等多个环境变量相互耦合，且受到外部气候、植物生长周期等多种因素影响，呈现出非线性、多周期性和非平稳性。</w:t>
            </w:r>
            <w:commentRangeStart w:id="0"/>
            <w:commentRangeStart w:id="1"/>
            <w:r w:rsidR="00AA2B14" w:rsidRPr="002331DD">
              <w:rPr>
                <w:rFonts w:hint="eastAsia"/>
                <w:shd w:val="clear" w:color="auto" w:fill="FFFFFF"/>
              </w:rPr>
              <w:t>温室环境预测是智慧农业的核心技术之一，其目标是基于历史多变量序列数据，预测未来关键变量的变化趋势。</w:t>
            </w:r>
            <w:commentRangeEnd w:id="0"/>
            <w:r w:rsidR="00AA2B14" w:rsidRPr="002331DD">
              <w:rPr>
                <w:rStyle w:val="afa"/>
              </w:rPr>
              <w:commentReference w:id="0"/>
            </w:r>
            <w:commentRangeEnd w:id="1"/>
            <w:r w:rsidR="00AA2B14" w:rsidRPr="002331DD">
              <w:rPr>
                <w:rStyle w:val="afa"/>
              </w:rPr>
              <w:commentReference w:id="1"/>
            </w:r>
            <w:r w:rsidR="00162BEB" w:rsidRPr="002331DD">
              <w:rPr>
                <w:rFonts w:hint="eastAsia"/>
                <w:shd w:val="clear" w:color="auto" w:fill="FFFFFF"/>
              </w:rPr>
              <w:t>对</w:t>
            </w:r>
            <w:r w:rsidR="007E20E5" w:rsidRPr="002331DD">
              <w:rPr>
                <w:rFonts w:hint="eastAsia"/>
                <w:shd w:val="clear" w:color="auto" w:fill="FFFFFF"/>
              </w:rPr>
              <w:t>温室</w:t>
            </w:r>
            <w:r w:rsidR="00162BEB" w:rsidRPr="002331DD">
              <w:rPr>
                <w:rFonts w:hint="eastAsia"/>
                <w:shd w:val="clear" w:color="auto" w:fill="FFFFFF"/>
              </w:rPr>
              <w:t>环境变量进行精准预测，不仅是实现温室环境智能化调控的基础，</w:t>
            </w:r>
            <w:proofErr w:type="gramStart"/>
            <w:r w:rsidR="00162BEB" w:rsidRPr="002331DD">
              <w:rPr>
                <w:rFonts w:hint="eastAsia"/>
                <w:shd w:val="clear" w:color="auto" w:fill="FFFFFF"/>
              </w:rPr>
              <w:t>更是保障</w:t>
            </w:r>
            <w:proofErr w:type="gramEnd"/>
            <w:r w:rsidR="00162BEB" w:rsidRPr="002331DD">
              <w:rPr>
                <w:rFonts w:hint="eastAsia"/>
                <w:shd w:val="clear" w:color="auto" w:fill="FFFFFF"/>
              </w:rPr>
              <w:t>中药材有效成分积累、优化生长条件、提升产量的关键</w:t>
            </w:r>
            <w:commentRangeStart w:id="2"/>
            <w:commentRangeStart w:id="3"/>
            <w:r w:rsidR="00162BEB" w:rsidRPr="002331DD">
              <w:rPr>
                <w:rFonts w:hint="eastAsia"/>
                <w:shd w:val="clear" w:color="auto" w:fill="FFFFFF"/>
              </w:rPr>
              <w:t>前提</w:t>
            </w:r>
            <w:commentRangeEnd w:id="2"/>
            <w:r w:rsidR="002F111F" w:rsidRPr="002331DD">
              <w:rPr>
                <w:rStyle w:val="afa"/>
              </w:rPr>
              <w:commentReference w:id="2"/>
            </w:r>
            <w:commentRangeEnd w:id="3"/>
            <w:r w:rsidR="00AA2B14" w:rsidRPr="002331DD">
              <w:rPr>
                <w:rStyle w:val="afa"/>
              </w:rPr>
              <w:commentReference w:id="3"/>
            </w:r>
            <w:r w:rsidR="00082923" w:rsidRPr="002331DD">
              <w:rPr>
                <w:shd w:val="clear" w:color="auto" w:fill="FFFFFF"/>
                <w:vertAlign w:val="superscript"/>
              </w:rPr>
              <w:fldChar w:fldCharType="begin"/>
            </w:r>
            <w:r w:rsidR="00082923" w:rsidRPr="002331DD">
              <w:rPr>
                <w:shd w:val="clear" w:color="auto" w:fill="FFFFFF"/>
                <w:vertAlign w:val="superscript"/>
              </w:rPr>
              <w:instrText xml:space="preserve"> </w:instrText>
            </w:r>
            <w:r w:rsidR="00082923" w:rsidRPr="002331DD">
              <w:rPr>
                <w:rFonts w:hint="eastAsia"/>
                <w:shd w:val="clear" w:color="auto" w:fill="FFFFFF"/>
                <w:vertAlign w:val="superscript"/>
              </w:rPr>
              <w:instrText>REF _Ref200399758 \r \h</w:instrText>
            </w:r>
            <w:r w:rsidR="00082923" w:rsidRPr="002331DD">
              <w:rPr>
                <w:shd w:val="clear" w:color="auto" w:fill="FFFFFF"/>
                <w:vertAlign w:val="superscript"/>
              </w:rPr>
              <w:instrText xml:space="preserve">  \* MERGEFORMAT </w:instrText>
            </w:r>
            <w:r w:rsidR="00082923" w:rsidRPr="002331DD">
              <w:rPr>
                <w:shd w:val="clear" w:color="auto" w:fill="FFFFFF"/>
                <w:vertAlign w:val="superscript"/>
              </w:rPr>
            </w:r>
            <w:r w:rsidR="00082923" w:rsidRPr="002331DD">
              <w:rPr>
                <w:shd w:val="clear" w:color="auto" w:fill="FFFFFF"/>
                <w:vertAlign w:val="superscript"/>
              </w:rPr>
              <w:fldChar w:fldCharType="separate"/>
            </w:r>
            <w:r w:rsidR="00082923" w:rsidRPr="002331DD">
              <w:rPr>
                <w:shd w:val="clear" w:color="auto" w:fill="FFFFFF"/>
                <w:vertAlign w:val="superscript"/>
              </w:rPr>
              <w:t>[9]</w:t>
            </w:r>
            <w:r w:rsidR="00082923" w:rsidRPr="002331DD">
              <w:rPr>
                <w:shd w:val="clear" w:color="auto" w:fill="FFFFFF"/>
                <w:vertAlign w:val="superscript"/>
              </w:rPr>
              <w:fldChar w:fldCharType="end"/>
            </w:r>
            <w:r w:rsidR="00162BEB" w:rsidRPr="002331DD">
              <w:rPr>
                <w:rFonts w:hint="eastAsia"/>
                <w:shd w:val="clear" w:color="auto" w:fill="FFFFFF"/>
              </w:rPr>
              <w:t>。</w:t>
            </w:r>
          </w:p>
          <w:p w14:paraId="0F5AD81A" w14:textId="4D1C30CA" w:rsidR="00394FF8" w:rsidRPr="002331DD" w:rsidRDefault="002C07DF" w:rsidP="002C6EF3">
            <w:pPr>
              <w:ind w:firstLine="420"/>
              <w:rPr>
                <w:shd w:val="clear" w:color="auto" w:fill="FFFFFF"/>
              </w:rPr>
            </w:pPr>
            <w:r w:rsidRPr="002331DD">
              <w:rPr>
                <w:rFonts w:hint="eastAsia"/>
                <w:shd w:val="clear" w:color="auto" w:fill="FFFFFF"/>
              </w:rPr>
              <w:t>传统的温室环境预测方法多依赖于经验模型或浅层机器学习，难以有效捕捉复杂多变量时序数据的深层依赖和动态变化</w:t>
            </w:r>
            <w:r w:rsidR="00162BEB" w:rsidRPr="002331DD">
              <w:rPr>
                <w:rFonts w:hint="eastAsia"/>
                <w:shd w:val="clear" w:color="auto" w:fill="FFFFFF"/>
              </w:rPr>
              <w:t>，特别是在中药材种植场景中，对预测的实时性、准确性和</w:t>
            </w:r>
            <w:proofErr w:type="gramStart"/>
            <w:r w:rsidR="00162BEB" w:rsidRPr="002331DD">
              <w:rPr>
                <w:rFonts w:hint="eastAsia"/>
                <w:shd w:val="clear" w:color="auto" w:fill="FFFFFF"/>
              </w:rPr>
              <w:t>可</w:t>
            </w:r>
            <w:proofErr w:type="gramEnd"/>
            <w:r w:rsidR="00162BEB" w:rsidRPr="002331DD">
              <w:rPr>
                <w:rFonts w:hint="eastAsia"/>
                <w:shd w:val="clear" w:color="auto" w:fill="FFFFFF"/>
              </w:rPr>
              <w:t>解释性提出了更高要求</w:t>
            </w:r>
            <w:r w:rsidRPr="002331DD">
              <w:rPr>
                <w:rFonts w:hint="eastAsia"/>
                <w:shd w:val="clear" w:color="auto" w:fill="FFFFFF"/>
              </w:rPr>
              <w:t>。近年来，深度学习在处理复杂时间序列方面展现出巨大潜力，但仍面临如何高效捕捉多尺度周期性、处理非平稳性以及在保证精度与效率之间取得平衡的挑战</w:t>
            </w:r>
            <w:r w:rsidR="0079093D" w:rsidRPr="002331DD">
              <w:rPr>
                <w:rFonts w:hint="eastAsia"/>
                <w:shd w:val="clear" w:color="auto" w:fill="FFFFFF"/>
              </w:rPr>
              <w:t>。</w:t>
            </w:r>
          </w:p>
          <w:p w14:paraId="2B853302" w14:textId="29AB8CA3" w:rsidR="00162BEB" w:rsidRPr="002331DD" w:rsidDel="00E00768" w:rsidRDefault="0079093D" w:rsidP="007941FF">
            <w:pPr>
              <w:ind w:firstLine="420"/>
              <w:rPr>
                <w:del w:id="4" w:author="振国 杨" w:date="2025-11-19T10:44:00Z" w16du:dateUtc="2025-11-19T02:44:00Z"/>
                <w:shd w:val="clear" w:color="auto" w:fill="FFFFFF"/>
              </w:rPr>
            </w:pPr>
            <w:r w:rsidRPr="002331DD">
              <w:rPr>
                <w:rFonts w:hint="eastAsia"/>
                <w:shd w:val="clear" w:color="auto" w:fill="FFFFFF"/>
              </w:rPr>
              <w:t>现有的基于深度学习</w:t>
            </w:r>
            <w:r w:rsidR="00162BEB" w:rsidRPr="002331DD">
              <w:rPr>
                <w:rFonts w:hint="eastAsia"/>
                <w:shd w:val="clear" w:color="auto" w:fill="FFFFFF"/>
              </w:rPr>
              <w:t>的温室变量预测</w:t>
            </w:r>
            <w:r w:rsidRPr="002331DD">
              <w:rPr>
                <w:rFonts w:hint="eastAsia"/>
                <w:shd w:val="clear" w:color="auto" w:fill="FFFFFF"/>
              </w:rPr>
              <w:t>方法</w:t>
            </w:r>
            <w:r w:rsidR="00162BEB" w:rsidRPr="002331DD">
              <w:rPr>
                <w:rFonts w:hint="eastAsia"/>
                <w:shd w:val="clear" w:color="auto" w:fill="FFFFFF"/>
              </w:rPr>
              <w:t>主要分为三类：基于循环结构的方法、基于注意力机制的方法、基于多尺度建模的</w:t>
            </w:r>
            <w:commentRangeStart w:id="5"/>
            <w:commentRangeStart w:id="6"/>
            <w:r w:rsidR="00162BEB" w:rsidRPr="002331DD">
              <w:rPr>
                <w:rFonts w:hint="eastAsia"/>
                <w:shd w:val="clear" w:color="auto" w:fill="FFFFFF"/>
              </w:rPr>
              <w:t>方法</w:t>
            </w:r>
            <w:commentRangeEnd w:id="5"/>
            <w:r w:rsidR="008C3464" w:rsidRPr="002331DD">
              <w:rPr>
                <w:rStyle w:val="afa"/>
              </w:rPr>
              <w:commentReference w:id="5"/>
            </w:r>
            <w:commentRangeEnd w:id="6"/>
            <w:r w:rsidR="00B117FE" w:rsidRPr="002331DD">
              <w:rPr>
                <w:rStyle w:val="afa"/>
              </w:rPr>
              <w:commentReference w:id="6"/>
            </w:r>
            <w:r w:rsidR="00F61DDE" w:rsidRPr="002331DD">
              <w:rPr>
                <w:shd w:val="clear" w:color="auto" w:fill="FFFFFF"/>
                <w:vertAlign w:val="superscript"/>
              </w:rPr>
              <w:fldChar w:fldCharType="begin"/>
            </w:r>
            <w:r w:rsidR="00F61DDE" w:rsidRPr="002331DD">
              <w:rPr>
                <w:shd w:val="clear" w:color="auto" w:fill="FFFFFF"/>
                <w:vertAlign w:val="superscript"/>
              </w:rPr>
              <w:instrText xml:space="preserve"> </w:instrText>
            </w:r>
            <w:r w:rsidR="00F61DDE" w:rsidRPr="002331DD">
              <w:rPr>
                <w:rFonts w:hint="eastAsia"/>
                <w:shd w:val="clear" w:color="auto" w:fill="FFFFFF"/>
                <w:vertAlign w:val="superscript"/>
              </w:rPr>
              <w:instrText>REF _Ref213844561 \r \h</w:instrText>
            </w:r>
            <w:r w:rsidR="00F61DDE" w:rsidRPr="002331DD">
              <w:rPr>
                <w:shd w:val="clear" w:color="auto" w:fill="FFFFFF"/>
                <w:vertAlign w:val="superscript"/>
              </w:rPr>
              <w:instrText xml:space="preserve"> </w:instrText>
            </w:r>
            <w:r w:rsidR="00B117FE" w:rsidRPr="002331DD">
              <w:rPr>
                <w:shd w:val="clear" w:color="auto" w:fill="FFFFFF"/>
                <w:vertAlign w:val="superscript"/>
              </w:rPr>
              <w:instrText xml:space="preserve"> \* MERGEFORMAT </w:instrText>
            </w:r>
            <w:r w:rsidR="00F61DDE" w:rsidRPr="002331DD">
              <w:rPr>
                <w:shd w:val="clear" w:color="auto" w:fill="FFFFFF"/>
                <w:vertAlign w:val="superscript"/>
              </w:rPr>
            </w:r>
            <w:r w:rsidR="00F61DDE" w:rsidRPr="002331DD">
              <w:rPr>
                <w:shd w:val="clear" w:color="auto" w:fill="FFFFFF"/>
                <w:vertAlign w:val="superscript"/>
              </w:rPr>
              <w:fldChar w:fldCharType="separate"/>
            </w:r>
            <w:r w:rsidR="00F61DDE" w:rsidRPr="002331DD">
              <w:rPr>
                <w:shd w:val="clear" w:color="auto" w:fill="FFFFFF"/>
                <w:vertAlign w:val="superscript"/>
              </w:rPr>
              <w:t>[10]</w:t>
            </w:r>
            <w:r w:rsidR="00F61DDE" w:rsidRPr="002331DD">
              <w:rPr>
                <w:shd w:val="clear" w:color="auto" w:fill="FFFFFF"/>
                <w:vertAlign w:val="superscript"/>
              </w:rPr>
              <w:fldChar w:fldCharType="end"/>
            </w:r>
            <w:r w:rsidRPr="002331DD">
              <w:rPr>
                <w:rFonts w:hint="eastAsia"/>
                <w:shd w:val="clear" w:color="auto" w:fill="FFFFFF"/>
              </w:rPr>
              <w:t>。</w:t>
            </w:r>
            <w:bookmarkStart w:id="7" w:name="OLE_LINK251"/>
            <w:r w:rsidR="00162BEB" w:rsidRPr="002331DD">
              <w:rPr>
                <w:rFonts w:hint="eastAsia"/>
                <w:shd w:val="clear" w:color="auto" w:fill="FFFFFF"/>
              </w:rPr>
              <w:t>（</w:t>
            </w:r>
            <w:r w:rsidR="00162BEB" w:rsidRPr="002331DD">
              <w:rPr>
                <w:rFonts w:hint="eastAsia"/>
                <w:shd w:val="clear" w:color="auto" w:fill="FFFFFF"/>
              </w:rPr>
              <w:t>1</w:t>
            </w:r>
            <w:r w:rsidR="00162BEB" w:rsidRPr="002331DD">
              <w:rPr>
                <w:rFonts w:hint="eastAsia"/>
                <w:shd w:val="clear" w:color="auto" w:fill="FFFFFF"/>
              </w:rPr>
              <w:t>）基于循环神经网络（</w:t>
            </w:r>
            <w:r w:rsidR="00C1367A" w:rsidRPr="002331DD">
              <w:rPr>
                <w:rFonts w:cs="Times New Roman"/>
                <w:shd w:val="clear" w:color="auto" w:fill="FFFFFF"/>
              </w:rPr>
              <w:t>Recurrent Neural Network</w:t>
            </w:r>
            <w:r w:rsidR="00C1367A" w:rsidRPr="002331DD">
              <w:rPr>
                <w:rFonts w:cs="Times New Roman" w:hint="eastAsia"/>
                <w:shd w:val="clear" w:color="auto" w:fill="FFFFFF"/>
              </w:rPr>
              <w:t>，</w:t>
            </w:r>
            <w:commentRangeStart w:id="8"/>
            <w:commentRangeStart w:id="9"/>
            <w:r w:rsidR="00162BEB" w:rsidRPr="002331DD">
              <w:rPr>
                <w:rFonts w:cs="Times New Roman"/>
                <w:shd w:val="clear" w:color="auto" w:fill="FFFFFF"/>
              </w:rPr>
              <w:t>RNN</w:t>
            </w:r>
            <w:commentRangeEnd w:id="8"/>
            <w:r w:rsidR="00AB1C32" w:rsidRPr="002331DD">
              <w:rPr>
                <w:rStyle w:val="afa"/>
                <w:rFonts w:cs="Times New Roman"/>
              </w:rPr>
              <w:commentReference w:id="8"/>
            </w:r>
            <w:commentRangeEnd w:id="9"/>
            <w:r w:rsidR="00CF1544" w:rsidRPr="002331DD">
              <w:rPr>
                <w:rStyle w:val="afa"/>
              </w:rPr>
              <w:commentReference w:id="9"/>
            </w:r>
            <w:r w:rsidR="00162BEB" w:rsidRPr="002331DD">
              <w:rPr>
                <w:rFonts w:hint="eastAsia"/>
                <w:shd w:val="clear" w:color="auto" w:fill="FFFFFF"/>
              </w:rPr>
              <w:t>）结构的方法，此类方法</w:t>
            </w:r>
            <w:r w:rsidR="00AA513F" w:rsidRPr="00AA513F">
              <w:rPr>
                <w:rFonts w:hint="eastAsia"/>
                <w:shd w:val="clear" w:color="auto" w:fill="FFFFFF"/>
              </w:rPr>
              <w:t>通过时间序列的逐步递推来建模短期与长期依赖。</w:t>
            </w:r>
            <w:r w:rsidR="00384A70" w:rsidRPr="002331DD">
              <w:rPr>
                <w:szCs w:val="20"/>
              </w:rPr>
              <w:t>Esparza-G J M</w:t>
            </w:r>
            <w:r w:rsidR="00162BEB" w:rsidRPr="002331DD">
              <w:rPr>
                <w:rFonts w:hint="eastAsia"/>
                <w:shd w:val="clear" w:color="auto" w:fill="FFFFFF"/>
              </w:rPr>
              <w:t>等人</w:t>
            </w:r>
            <w:r w:rsidR="00384A70" w:rsidRPr="002331DD">
              <w:rPr>
                <w:shd w:val="clear" w:color="auto" w:fill="FFFFFF"/>
                <w:vertAlign w:val="superscript"/>
              </w:rPr>
              <w:fldChar w:fldCharType="begin"/>
            </w:r>
            <w:r w:rsidR="00384A70" w:rsidRPr="002331DD">
              <w:rPr>
                <w:shd w:val="clear" w:color="auto" w:fill="FFFFFF"/>
                <w:vertAlign w:val="superscript"/>
              </w:rPr>
              <w:instrText xml:space="preserve"> </w:instrText>
            </w:r>
            <w:r w:rsidR="00384A70" w:rsidRPr="002331DD">
              <w:rPr>
                <w:rFonts w:hint="eastAsia"/>
                <w:shd w:val="clear" w:color="auto" w:fill="FFFFFF"/>
                <w:vertAlign w:val="superscript"/>
              </w:rPr>
              <w:instrText>REF _Ref213837977 \r \h</w:instrText>
            </w:r>
            <w:r w:rsidR="00384A70" w:rsidRPr="002331DD">
              <w:rPr>
                <w:shd w:val="clear" w:color="auto" w:fill="FFFFFF"/>
                <w:vertAlign w:val="superscript"/>
              </w:rPr>
              <w:instrText xml:space="preserve"> </w:instrText>
            </w:r>
            <w:r w:rsidR="00527CEE" w:rsidRPr="002331DD">
              <w:rPr>
                <w:shd w:val="clear" w:color="auto" w:fill="FFFFFF"/>
                <w:vertAlign w:val="superscript"/>
              </w:rPr>
              <w:instrText xml:space="preserve"> \* MERGEFORMAT </w:instrText>
            </w:r>
            <w:r w:rsidR="00384A70" w:rsidRPr="002331DD">
              <w:rPr>
                <w:shd w:val="clear" w:color="auto" w:fill="FFFFFF"/>
                <w:vertAlign w:val="superscript"/>
              </w:rPr>
            </w:r>
            <w:r w:rsidR="00384A70" w:rsidRPr="002331DD">
              <w:rPr>
                <w:shd w:val="clear" w:color="auto" w:fill="FFFFFF"/>
                <w:vertAlign w:val="superscript"/>
              </w:rPr>
              <w:fldChar w:fldCharType="separate"/>
            </w:r>
            <w:r w:rsidR="00F61DDE" w:rsidRPr="002331DD">
              <w:rPr>
                <w:shd w:val="clear" w:color="auto" w:fill="FFFFFF"/>
                <w:vertAlign w:val="superscript"/>
              </w:rPr>
              <w:t>[11]</w:t>
            </w:r>
            <w:r w:rsidR="00384A70" w:rsidRPr="002331DD">
              <w:rPr>
                <w:shd w:val="clear" w:color="auto" w:fill="FFFFFF"/>
                <w:vertAlign w:val="superscript"/>
              </w:rPr>
              <w:fldChar w:fldCharType="end"/>
            </w:r>
            <w:r w:rsidR="00162BEB" w:rsidRPr="002331DD">
              <w:rPr>
                <w:rFonts w:hint="eastAsia"/>
                <w:shd w:val="clear" w:color="auto" w:fill="FFFFFF"/>
              </w:rPr>
              <w:t>在温室温度预测中使用</w:t>
            </w:r>
            <w:r w:rsidR="006507E3" w:rsidRPr="002331DD">
              <w:rPr>
                <w:rFonts w:hint="eastAsia"/>
                <w:shd w:val="clear" w:color="auto" w:fill="FFFFFF"/>
              </w:rPr>
              <w:t>长短期记忆网络</w:t>
            </w:r>
            <w:r w:rsidR="006507E3" w:rsidRPr="002331DD">
              <w:rPr>
                <w:rFonts w:cs="Times New Roman"/>
                <w:shd w:val="clear" w:color="auto" w:fill="FFFFFF"/>
              </w:rPr>
              <w:t>（</w:t>
            </w:r>
            <w:r w:rsidR="00C115C5" w:rsidRPr="002331DD">
              <w:rPr>
                <w:rFonts w:cs="Times New Roman"/>
                <w:shd w:val="clear" w:color="auto" w:fill="FFFFFF"/>
              </w:rPr>
              <w:t>Long Short-Term Memory Network</w:t>
            </w:r>
            <w:r w:rsidR="00C115C5" w:rsidRPr="002331DD">
              <w:rPr>
                <w:rFonts w:cs="Times New Roman"/>
                <w:shd w:val="clear" w:color="auto" w:fill="FFFFFF"/>
              </w:rPr>
              <w:t>，</w:t>
            </w:r>
            <w:r w:rsidR="00162BEB" w:rsidRPr="002331DD">
              <w:rPr>
                <w:rFonts w:cs="Times New Roman" w:hint="eastAsia"/>
                <w:shd w:val="clear" w:color="auto" w:fill="FFFFFF"/>
              </w:rPr>
              <w:t>LSTM</w:t>
            </w:r>
            <w:r w:rsidR="00C115C5" w:rsidRPr="002331DD">
              <w:rPr>
                <w:rFonts w:hint="eastAsia"/>
                <w:shd w:val="clear" w:color="auto" w:fill="FFFFFF"/>
              </w:rPr>
              <w:t>）</w:t>
            </w:r>
            <w:r w:rsidR="00162BEB" w:rsidRPr="002331DD">
              <w:rPr>
                <w:rFonts w:hint="eastAsia"/>
                <w:shd w:val="clear" w:color="auto" w:fill="FFFFFF"/>
              </w:rPr>
              <w:t>，</w:t>
            </w:r>
            <w:r w:rsidR="00DF0C4F" w:rsidRPr="00DF0C4F">
              <w:rPr>
                <w:rFonts w:hint="eastAsia"/>
              </w:rPr>
              <w:t>利用</w:t>
            </w:r>
            <w:r w:rsidR="00DF0C4F" w:rsidRPr="00DF0C4F">
              <w:rPr>
                <w:rFonts w:hint="eastAsia"/>
              </w:rPr>
              <w:t xml:space="preserve"> LSTM </w:t>
            </w:r>
            <w:r w:rsidR="00DF0C4F" w:rsidRPr="00DF0C4F">
              <w:rPr>
                <w:rFonts w:hint="eastAsia"/>
              </w:rPr>
              <w:t>记忆</w:t>
            </w:r>
            <w:proofErr w:type="gramStart"/>
            <w:r w:rsidR="00DF0C4F" w:rsidRPr="00DF0C4F">
              <w:rPr>
                <w:rFonts w:hint="eastAsia"/>
              </w:rPr>
              <w:t>门机制</w:t>
            </w:r>
            <w:proofErr w:type="gramEnd"/>
            <w:r w:rsidR="00DF0C4F" w:rsidRPr="00DF0C4F">
              <w:rPr>
                <w:rFonts w:hint="eastAsia"/>
              </w:rPr>
              <w:t>捕捉温室空气温度的动态变化模式</w:t>
            </w:r>
            <w:r w:rsidR="00FD58BD">
              <w:rPr>
                <w:rFonts w:hint="eastAsia"/>
              </w:rPr>
              <w:t>，</w:t>
            </w:r>
            <w:r w:rsidR="00C603C7">
              <w:rPr>
                <w:rFonts w:hint="eastAsia"/>
              </w:rPr>
              <w:t>最终得到</w:t>
            </w:r>
            <w:r w:rsidR="00C603C7" w:rsidRPr="00C603C7">
              <w:t>R²</w:t>
            </w:r>
            <w:r w:rsidR="00C603C7">
              <w:rPr>
                <w:rFonts w:hint="eastAsia"/>
              </w:rPr>
              <w:t xml:space="preserve"> </w:t>
            </w:r>
            <w:r w:rsidR="00C603C7" w:rsidRPr="00C603C7">
              <w:rPr>
                <w:rFonts w:hint="eastAsia"/>
              </w:rPr>
              <w:t>超过</w:t>
            </w:r>
            <w:r w:rsidR="00C603C7" w:rsidRPr="00C603C7">
              <w:rPr>
                <w:rFonts w:hint="eastAsia"/>
              </w:rPr>
              <w:t xml:space="preserve"> 0.90</w:t>
            </w:r>
            <w:r w:rsidR="00487577">
              <w:rPr>
                <w:rFonts w:hint="eastAsia"/>
              </w:rPr>
              <w:t>、</w:t>
            </w:r>
            <w:r w:rsidR="00C603C7" w:rsidRPr="00C603C7">
              <w:rPr>
                <w:rFonts w:hint="eastAsia"/>
              </w:rPr>
              <w:t>均方根误差（</w:t>
            </w:r>
            <w:ins w:id="10" w:author="振国 杨" w:date="2025-11-19T10:21:00Z" w16du:dateUtc="2025-11-19T02:21:00Z">
              <w:r w:rsidR="00DE4FD2" w:rsidRPr="00DE4FD2">
                <w:t>Root Mean Square Error</w:t>
              </w:r>
              <w:r w:rsidR="00DE4FD2" w:rsidRPr="00DE4FD2">
                <w:rPr>
                  <w:rFonts w:hint="eastAsia"/>
                </w:rPr>
                <w:t xml:space="preserve"> </w:t>
              </w:r>
              <w:r w:rsidR="00DE4FD2">
                <w:rPr>
                  <w:rFonts w:hint="eastAsia"/>
                </w:rPr>
                <w:t>，</w:t>
              </w:r>
            </w:ins>
            <w:r w:rsidR="00C603C7" w:rsidRPr="00C603C7">
              <w:rPr>
                <w:rFonts w:hint="eastAsia"/>
              </w:rPr>
              <w:t>RMSE</w:t>
            </w:r>
            <w:r w:rsidR="00C603C7" w:rsidRPr="00C603C7">
              <w:rPr>
                <w:rFonts w:hint="eastAsia"/>
              </w:rPr>
              <w:t>）小于</w:t>
            </w:r>
            <w:r w:rsidR="00C603C7" w:rsidRPr="00C603C7">
              <w:rPr>
                <w:rFonts w:hint="eastAsia"/>
              </w:rPr>
              <w:t xml:space="preserve"> 0.30</w:t>
            </w:r>
            <w:r w:rsidR="00C603C7">
              <w:rPr>
                <w:rFonts w:hint="eastAsia"/>
              </w:rPr>
              <w:t>的结果</w:t>
            </w:r>
            <w:del w:id="11" w:author="振国 杨" w:date="2025-11-19T10:21:00Z" w16du:dateUtc="2025-11-19T02:21:00Z">
              <w:r w:rsidR="00487577" w:rsidDel="00DE4FD2">
                <w:rPr>
                  <w:rFonts w:hint="eastAsia"/>
                </w:rPr>
                <w:delText>。</w:delText>
              </w:r>
            </w:del>
            <w:r w:rsidR="00162BEB" w:rsidRPr="002331DD">
              <w:rPr>
                <w:rFonts w:hint="eastAsia"/>
                <w:shd w:val="clear" w:color="auto" w:fill="FFFFFF"/>
              </w:rPr>
              <w:t>。</w:t>
            </w:r>
            <w:r w:rsidR="006D47C0" w:rsidRPr="002331DD">
              <w:rPr>
                <w:rFonts w:hint="eastAsia"/>
                <w:shd w:val="clear" w:color="auto" w:fill="FFFFFF"/>
              </w:rPr>
              <w:t xml:space="preserve">Zhou </w:t>
            </w:r>
            <w:r w:rsidR="006D47C0" w:rsidRPr="002331DD">
              <w:rPr>
                <w:rFonts w:hint="eastAsia"/>
                <w:shd w:val="clear" w:color="auto" w:fill="FFFFFF"/>
              </w:rPr>
              <w:t>等人</w:t>
            </w:r>
            <w:r w:rsidR="006D47C0" w:rsidRPr="002331DD">
              <w:rPr>
                <w:shd w:val="clear" w:color="auto" w:fill="FFFFFF"/>
                <w:vertAlign w:val="superscript"/>
              </w:rPr>
              <w:fldChar w:fldCharType="begin"/>
            </w:r>
            <w:r w:rsidR="006D47C0" w:rsidRPr="002331DD">
              <w:rPr>
                <w:shd w:val="clear" w:color="auto" w:fill="FFFFFF"/>
                <w:vertAlign w:val="superscript"/>
              </w:rPr>
              <w:instrText xml:space="preserve"> </w:instrText>
            </w:r>
            <w:r w:rsidR="006D47C0" w:rsidRPr="002331DD">
              <w:rPr>
                <w:rFonts w:hint="eastAsia"/>
                <w:shd w:val="clear" w:color="auto" w:fill="FFFFFF"/>
                <w:vertAlign w:val="superscript"/>
              </w:rPr>
              <w:instrText>REF _Ref213838646 \r \h</w:instrText>
            </w:r>
            <w:r w:rsidR="006D47C0" w:rsidRPr="002331DD">
              <w:rPr>
                <w:shd w:val="clear" w:color="auto" w:fill="FFFFFF"/>
                <w:vertAlign w:val="superscript"/>
              </w:rPr>
              <w:instrText xml:space="preserve">  \* MERGEFORMAT </w:instrText>
            </w:r>
            <w:r w:rsidR="006D47C0" w:rsidRPr="002331DD">
              <w:rPr>
                <w:shd w:val="clear" w:color="auto" w:fill="FFFFFF"/>
                <w:vertAlign w:val="superscript"/>
              </w:rPr>
            </w:r>
            <w:r w:rsidR="006D47C0" w:rsidRPr="002331DD">
              <w:rPr>
                <w:shd w:val="clear" w:color="auto" w:fill="FFFFFF"/>
                <w:vertAlign w:val="superscript"/>
              </w:rPr>
              <w:fldChar w:fldCharType="separate"/>
            </w:r>
            <w:r w:rsidR="00F61DDE" w:rsidRPr="002331DD">
              <w:rPr>
                <w:shd w:val="clear" w:color="auto" w:fill="FFFFFF"/>
                <w:vertAlign w:val="superscript"/>
              </w:rPr>
              <w:t>[12]</w:t>
            </w:r>
            <w:r w:rsidR="006D47C0" w:rsidRPr="002331DD">
              <w:rPr>
                <w:shd w:val="clear" w:color="auto" w:fill="FFFFFF"/>
                <w:vertAlign w:val="superscript"/>
              </w:rPr>
              <w:fldChar w:fldCharType="end"/>
            </w:r>
            <w:r w:rsidR="000D4151" w:rsidRPr="002331DD">
              <w:rPr>
                <w:rFonts w:hint="eastAsia"/>
                <w:shd w:val="clear" w:color="auto" w:fill="FFFFFF"/>
              </w:rPr>
              <w:t xml:space="preserve"> </w:t>
            </w:r>
            <w:r w:rsidR="00EA73E0" w:rsidRPr="00EA73E0">
              <w:rPr>
                <w:rFonts w:hint="eastAsia"/>
                <w:shd w:val="clear" w:color="auto" w:fill="FFFFFF"/>
              </w:rPr>
              <w:t>提出一种</w:t>
            </w:r>
            <w:r w:rsidR="00EA73E0" w:rsidRPr="00EA73E0">
              <w:rPr>
                <w:rFonts w:hint="eastAsia"/>
                <w:shd w:val="clear" w:color="auto" w:fill="FFFFFF"/>
              </w:rPr>
              <w:t xml:space="preserve"> ARIMA-Kriging </w:t>
            </w:r>
            <w:r w:rsidR="00EA73E0" w:rsidRPr="00EA73E0">
              <w:rPr>
                <w:rFonts w:hint="eastAsia"/>
                <w:shd w:val="clear" w:color="auto" w:fill="FFFFFF"/>
              </w:rPr>
              <w:t>与</w:t>
            </w:r>
            <w:r w:rsidR="00EA73E0" w:rsidRPr="00EA73E0">
              <w:rPr>
                <w:rFonts w:hint="eastAsia"/>
                <w:shd w:val="clear" w:color="auto" w:fill="FFFFFF"/>
              </w:rPr>
              <w:t xml:space="preserve"> GWO-BiLSTM </w:t>
            </w:r>
            <w:r w:rsidR="00EA73E0" w:rsidRPr="00EA73E0">
              <w:rPr>
                <w:rFonts w:hint="eastAsia"/>
                <w:shd w:val="clear" w:color="auto" w:fill="FFFFFF"/>
              </w:rPr>
              <w:t>的双模型耦合方法，先利用</w:t>
            </w:r>
            <w:r w:rsidR="00EA73E0" w:rsidRPr="00EA73E0">
              <w:rPr>
                <w:rFonts w:hint="eastAsia"/>
                <w:shd w:val="clear" w:color="auto" w:fill="FFFFFF"/>
              </w:rPr>
              <w:t xml:space="preserve"> ARIMA-Kriging </w:t>
            </w:r>
            <w:r w:rsidR="00EA73E0" w:rsidRPr="00EA73E0">
              <w:rPr>
                <w:rFonts w:hint="eastAsia"/>
                <w:shd w:val="clear" w:color="auto" w:fill="FFFFFF"/>
              </w:rPr>
              <w:t>捕捉温室温度的线性趋势与空间相关性，再结合经过灰狼优化算法（</w:t>
            </w:r>
            <w:ins w:id="12" w:author="振国 杨" w:date="2025-11-19T10:21:00Z" w16du:dateUtc="2025-11-19T02:21:00Z">
              <w:r w:rsidR="00C96B6C" w:rsidRPr="00C96B6C">
                <w:rPr>
                  <w:shd w:val="clear" w:color="auto" w:fill="FFFFFF"/>
                </w:rPr>
                <w:t>Grey Wolf Optimizer</w:t>
              </w:r>
              <w:r w:rsidR="00C96B6C">
                <w:rPr>
                  <w:rFonts w:hint="eastAsia"/>
                  <w:shd w:val="clear" w:color="auto" w:fill="FFFFFF"/>
                </w:rPr>
                <w:t>，</w:t>
              </w:r>
            </w:ins>
            <w:r w:rsidR="00EA73E0" w:rsidRPr="00EA73E0">
              <w:rPr>
                <w:rFonts w:hint="eastAsia"/>
                <w:shd w:val="clear" w:color="auto" w:fill="FFFFFF"/>
              </w:rPr>
              <w:t>GWO</w:t>
            </w:r>
            <w:r w:rsidR="00EA73E0" w:rsidRPr="00EA73E0">
              <w:rPr>
                <w:rFonts w:hint="eastAsia"/>
                <w:shd w:val="clear" w:color="auto" w:fill="FFFFFF"/>
              </w:rPr>
              <w:t>）</w:t>
            </w:r>
            <w:proofErr w:type="gramStart"/>
            <w:r w:rsidR="00EA73E0" w:rsidRPr="00EA73E0">
              <w:rPr>
                <w:rFonts w:hint="eastAsia"/>
                <w:shd w:val="clear" w:color="auto" w:fill="FFFFFF"/>
              </w:rPr>
              <w:t>调参的</w:t>
            </w:r>
            <w:proofErr w:type="gramEnd"/>
            <w:ins w:id="13" w:author="振国 杨" w:date="2025-11-19T10:21:00Z" w16du:dateUtc="2025-11-19T02:21:00Z">
              <w:r w:rsidR="00C96B6C" w:rsidRPr="00C96B6C">
                <w:rPr>
                  <w:rFonts w:hint="eastAsia"/>
                  <w:shd w:val="clear" w:color="auto" w:fill="FFFFFF"/>
                </w:rPr>
                <w:t>双向长短期记忆网络</w:t>
              </w:r>
            </w:ins>
            <w:del w:id="14" w:author="振国 杨" w:date="2025-11-19T10:21:00Z" w16du:dateUtc="2025-11-19T02:21:00Z">
              <w:r w:rsidR="00EA73E0" w:rsidRPr="00EA73E0" w:rsidDel="00C96B6C">
                <w:rPr>
                  <w:rFonts w:hint="eastAsia"/>
                  <w:shd w:val="clear" w:color="auto" w:fill="FFFFFF"/>
                </w:rPr>
                <w:delText>双向</w:delText>
              </w:r>
              <w:r w:rsidR="00EA73E0" w:rsidRPr="00EA73E0" w:rsidDel="00C96B6C">
                <w:rPr>
                  <w:rFonts w:hint="eastAsia"/>
                  <w:shd w:val="clear" w:color="auto" w:fill="FFFFFF"/>
                </w:rPr>
                <w:delText xml:space="preserve"> LSTM</w:delText>
              </w:r>
            </w:del>
            <w:r w:rsidR="00EA73E0" w:rsidRPr="00EA73E0">
              <w:rPr>
                <w:rFonts w:hint="eastAsia"/>
                <w:shd w:val="clear" w:color="auto" w:fill="FFFFFF"/>
              </w:rPr>
              <w:t>（</w:t>
            </w:r>
            <w:ins w:id="15" w:author="振国 杨" w:date="2025-11-19T10:21:00Z" w16du:dateUtc="2025-11-19T02:21:00Z">
              <w:r w:rsidR="00C96B6C" w:rsidRPr="00C96B6C">
                <w:rPr>
                  <w:shd w:val="clear" w:color="auto" w:fill="FFFFFF"/>
                </w:rPr>
                <w:t>Bidirectional Long Short-Term Memory</w:t>
              </w:r>
              <w:r w:rsidR="00C96B6C">
                <w:rPr>
                  <w:rFonts w:hint="eastAsia"/>
                  <w:shd w:val="clear" w:color="auto" w:fill="FFFFFF"/>
                </w:rPr>
                <w:t>，</w:t>
              </w:r>
            </w:ins>
            <w:r w:rsidR="00EA73E0" w:rsidRPr="00EA73E0">
              <w:rPr>
                <w:rFonts w:hint="eastAsia"/>
                <w:shd w:val="clear" w:color="auto" w:fill="FFFFFF"/>
              </w:rPr>
              <w:t>BiLSTM</w:t>
            </w:r>
            <w:r w:rsidR="00EA73E0" w:rsidRPr="00EA73E0">
              <w:rPr>
                <w:rFonts w:hint="eastAsia"/>
                <w:shd w:val="clear" w:color="auto" w:fill="FFFFFF"/>
              </w:rPr>
              <w:t>）建模非线性时序依赖</w:t>
            </w:r>
            <w:r w:rsidR="006508D8">
              <w:rPr>
                <w:rFonts w:hint="eastAsia"/>
                <w:shd w:val="clear" w:color="auto" w:fill="FFFFFF"/>
              </w:rPr>
              <w:t>，</w:t>
            </w:r>
            <w:r w:rsidR="00AA7335">
              <w:rPr>
                <w:rFonts w:hint="eastAsia"/>
                <w:shd w:val="clear" w:color="auto" w:fill="FFFFFF"/>
              </w:rPr>
              <w:t>实验中</w:t>
            </w:r>
            <w:r w:rsidR="006508D8" w:rsidRPr="006508D8">
              <w:rPr>
                <w:rFonts w:hint="eastAsia"/>
                <w:shd w:val="clear" w:color="auto" w:fill="FFFFFF"/>
              </w:rPr>
              <w:t>R</w:t>
            </w:r>
            <w:r w:rsidR="006508D8" w:rsidRPr="006508D8">
              <w:rPr>
                <w:rFonts w:hint="eastAsia"/>
                <w:shd w:val="clear" w:color="auto" w:fill="FFFFFF"/>
              </w:rPr>
              <w:t>²</w:t>
            </w:r>
            <w:r w:rsidR="006508D8" w:rsidRPr="006508D8">
              <w:rPr>
                <w:rFonts w:hint="eastAsia"/>
                <w:shd w:val="clear" w:color="auto" w:fill="FFFFFF"/>
              </w:rPr>
              <w:t xml:space="preserve"> </w:t>
            </w:r>
            <w:r w:rsidR="006508D8" w:rsidRPr="006508D8">
              <w:rPr>
                <w:rFonts w:hint="eastAsia"/>
                <w:shd w:val="clear" w:color="auto" w:fill="FFFFFF"/>
              </w:rPr>
              <w:t>达到</w:t>
            </w:r>
            <w:r w:rsidR="006508D8" w:rsidRPr="006508D8">
              <w:rPr>
                <w:rFonts w:hint="eastAsia"/>
                <w:shd w:val="clear" w:color="auto" w:fill="FFFFFF"/>
              </w:rPr>
              <w:t xml:space="preserve"> 0.97</w:t>
            </w:r>
            <w:r w:rsidR="00AA7335">
              <w:rPr>
                <w:rFonts w:hint="eastAsia"/>
                <w:shd w:val="clear" w:color="auto" w:fill="FFFFFF"/>
              </w:rPr>
              <w:t>，</w:t>
            </w:r>
            <w:r w:rsidR="00AA7335" w:rsidRPr="00AA7335">
              <w:rPr>
                <w:rFonts w:hint="eastAsia"/>
                <w:shd w:val="clear" w:color="auto" w:fill="FFFFFF"/>
              </w:rPr>
              <w:t>相比</w:t>
            </w:r>
            <w:r w:rsidR="00AA7335" w:rsidRPr="00AA7335">
              <w:rPr>
                <w:rFonts w:hint="eastAsia"/>
                <w:shd w:val="clear" w:color="auto" w:fill="FFFFFF"/>
              </w:rPr>
              <w:t xml:space="preserve"> PSO-BP </w:t>
            </w:r>
            <w:r w:rsidR="00AA7335" w:rsidRPr="00AA7335">
              <w:rPr>
                <w:rFonts w:hint="eastAsia"/>
                <w:shd w:val="clear" w:color="auto" w:fill="FFFFFF"/>
              </w:rPr>
              <w:t>模型误差降低了</w:t>
            </w:r>
            <w:r w:rsidR="00AA7335" w:rsidRPr="00AA7335">
              <w:rPr>
                <w:rFonts w:hint="eastAsia"/>
                <w:shd w:val="clear" w:color="auto" w:fill="FFFFFF"/>
              </w:rPr>
              <w:t xml:space="preserve"> 41.7%</w:t>
            </w:r>
            <w:r w:rsidR="00AA7335" w:rsidRPr="00AA7335">
              <w:rPr>
                <w:rFonts w:hint="eastAsia"/>
                <w:shd w:val="clear" w:color="auto" w:fill="FFFFFF"/>
              </w:rPr>
              <w:t>。</w:t>
            </w:r>
            <w:r w:rsidR="00162BEB" w:rsidRPr="002331DD">
              <w:rPr>
                <w:rFonts w:hint="eastAsia"/>
                <w:shd w:val="clear" w:color="auto" w:fill="FFFFFF"/>
              </w:rPr>
              <w:t>这类方法的时序建模能力往往受限于短期依赖，且难以并行处理，训练成本高，最重要的是对周期性变化的建模能力不足。</w:t>
            </w:r>
            <w:r w:rsidR="009964D5" w:rsidRPr="002331DD">
              <w:rPr>
                <w:rFonts w:cs="Times New Roman"/>
                <w:shd w:val="clear" w:color="auto" w:fill="FFFFFF"/>
              </w:rPr>
              <w:t>（</w:t>
            </w:r>
            <w:r w:rsidR="009964D5" w:rsidRPr="002331DD">
              <w:rPr>
                <w:rFonts w:cs="Times New Roman"/>
                <w:shd w:val="clear" w:color="auto" w:fill="FFFFFF"/>
              </w:rPr>
              <w:t>2</w:t>
            </w:r>
            <w:r w:rsidR="009964D5" w:rsidRPr="002331DD">
              <w:rPr>
                <w:rFonts w:cs="Times New Roman"/>
                <w:shd w:val="clear" w:color="auto" w:fill="FFFFFF"/>
              </w:rPr>
              <w:t>）</w:t>
            </w:r>
            <w:r w:rsidR="00162BEB" w:rsidRPr="002331DD">
              <w:rPr>
                <w:rFonts w:ascii="Helvetica" w:hAnsi="Helvetica" w:cs="Helvetica" w:hint="eastAsia"/>
                <w:shd w:val="clear" w:color="auto" w:fill="FFFFFF"/>
              </w:rPr>
              <w:t>基于注意力机制与</w:t>
            </w:r>
            <w:r w:rsidR="00162BEB" w:rsidRPr="002331DD">
              <w:rPr>
                <w:shd w:val="clear" w:color="auto" w:fill="FFFFFF"/>
              </w:rPr>
              <w:t xml:space="preserve"> Transformer </w:t>
            </w:r>
            <w:r w:rsidR="00162BEB" w:rsidRPr="002331DD">
              <w:rPr>
                <w:shd w:val="clear" w:color="auto" w:fill="FFFFFF"/>
              </w:rPr>
              <w:t>架构的方法，</w:t>
            </w:r>
            <w:r w:rsidR="00162BEB" w:rsidRPr="002331DD">
              <w:rPr>
                <w:shd w:val="clear" w:color="auto" w:fill="FFFFFF"/>
              </w:rPr>
              <w:t xml:space="preserve">Transformer </w:t>
            </w:r>
            <w:r w:rsidR="00162BEB" w:rsidRPr="002331DD">
              <w:rPr>
                <w:shd w:val="clear" w:color="auto" w:fill="FFFFFF"/>
              </w:rPr>
              <w:t>架构通过自注意力机制建模全局依赖，</w:t>
            </w:r>
            <w:proofErr w:type="gramStart"/>
            <w:r w:rsidR="00847B26" w:rsidRPr="00847B26">
              <w:rPr>
                <w:rFonts w:hint="eastAsia"/>
                <w:shd w:val="clear" w:color="auto" w:fill="FFFFFF"/>
              </w:rPr>
              <w:t>捕捉长</w:t>
            </w:r>
            <w:proofErr w:type="gramEnd"/>
            <w:r w:rsidR="00847B26" w:rsidRPr="00847B26">
              <w:rPr>
                <w:rFonts w:hint="eastAsia"/>
                <w:shd w:val="clear" w:color="auto" w:fill="FFFFFF"/>
              </w:rPr>
              <w:t>序列的全局依赖结构</w:t>
            </w:r>
            <w:del w:id="16" w:author="振国 杨" w:date="2025-11-19T10:18:00Z" w16du:dateUtc="2025-11-19T02:18:00Z">
              <w:r w:rsidR="00847B26" w:rsidRPr="00847B26" w:rsidDel="005C0205">
                <w:rPr>
                  <w:rFonts w:hint="eastAsia"/>
                  <w:shd w:val="clear" w:color="auto" w:fill="FFFFFF"/>
                </w:rPr>
                <w:delText>。</w:delText>
              </w:r>
            </w:del>
            <w:r w:rsidR="00162BEB" w:rsidRPr="002331DD">
              <w:rPr>
                <w:shd w:val="clear" w:color="auto" w:fill="FFFFFF"/>
              </w:rPr>
              <w:t>。</w:t>
            </w:r>
            <w:r w:rsidR="009964D5" w:rsidRPr="002331DD">
              <w:rPr>
                <w:shd w:val="clear" w:color="auto" w:fill="FFFFFF"/>
              </w:rPr>
              <w:t>Zhou</w:t>
            </w:r>
            <w:r w:rsidR="00C0279D" w:rsidRPr="002331DD">
              <w:rPr>
                <w:rFonts w:hint="eastAsia"/>
                <w:shd w:val="clear" w:color="auto" w:fill="FFFFFF"/>
              </w:rPr>
              <w:t>等人</w:t>
            </w:r>
            <w:r w:rsidR="006F2727" w:rsidRPr="002331DD">
              <w:rPr>
                <w:shd w:val="clear" w:color="auto" w:fill="FFFFFF"/>
                <w:vertAlign w:val="superscript"/>
              </w:rPr>
              <w:fldChar w:fldCharType="begin"/>
            </w:r>
            <w:r w:rsidR="006F2727" w:rsidRPr="002331DD">
              <w:rPr>
                <w:shd w:val="clear" w:color="auto" w:fill="FFFFFF"/>
                <w:vertAlign w:val="superscript"/>
              </w:rPr>
              <w:instrText xml:space="preserve"> </w:instrText>
            </w:r>
            <w:r w:rsidR="006F2727" w:rsidRPr="002331DD">
              <w:rPr>
                <w:rFonts w:hint="eastAsia"/>
                <w:shd w:val="clear" w:color="auto" w:fill="FFFFFF"/>
                <w:vertAlign w:val="superscript"/>
              </w:rPr>
              <w:instrText>REF _Ref213844909 \r \h</w:instrText>
            </w:r>
            <w:r w:rsidR="006F2727" w:rsidRPr="002331DD">
              <w:rPr>
                <w:shd w:val="clear" w:color="auto" w:fill="FFFFFF"/>
                <w:vertAlign w:val="superscript"/>
              </w:rPr>
              <w:instrText xml:space="preserve">  \* MERGEFORMAT </w:instrText>
            </w:r>
            <w:r w:rsidR="006F2727" w:rsidRPr="002331DD">
              <w:rPr>
                <w:shd w:val="clear" w:color="auto" w:fill="FFFFFF"/>
                <w:vertAlign w:val="superscript"/>
              </w:rPr>
            </w:r>
            <w:r w:rsidR="006F2727" w:rsidRPr="002331DD">
              <w:rPr>
                <w:shd w:val="clear" w:color="auto" w:fill="FFFFFF"/>
                <w:vertAlign w:val="superscript"/>
              </w:rPr>
              <w:fldChar w:fldCharType="separate"/>
            </w:r>
            <w:r w:rsidR="006F2727" w:rsidRPr="002331DD">
              <w:rPr>
                <w:shd w:val="clear" w:color="auto" w:fill="FFFFFF"/>
                <w:vertAlign w:val="superscript"/>
              </w:rPr>
              <w:t>[13]</w:t>
            </w:r>
            <w:r w:rsidR="006F2727" w:rsidRPr="002331DD">
              <w:rPr>
                <w:shd w:val="clear" w:color="auto" w:fill="FFFFFF"/>
                <w:vertAlign w:val="superscript"/>
              </w:rPr>
              <w:fldChar w:fldCharType="end"/>
            </w:r>
            <w:r w:rsidR="009964D5" w:rsidRPr="002331DD">
              <w:rPr>
                <w:shd w:val="clear" w:color="auto" w:fill="FFFFFF"/>
              </w:rPr>
              <w:t>在</w:t>
            </w:r>
            <w:r w:rsidR="006F2727" w:rsidRPr="002331DD">
              <w:rPr>
                <w:rFonts w:hint="eastAsia"/>
                <w:shd w:val="clear" w:color="auto" w:fill="FFFFFF"/>
              </w:rPr>
              <w:t>Trans</w:t>
            </w:r>
            <w:r w:rsidR="006F2727" w:rsidRPr="002331DD">
              <w:rPr>
                <w:shd w:val="clear" w:color="auto" w:fill="FFFFFF"/>
              </w:rPr>
              <w:t>former</w:t>
            </w:r>
            <w:r w:rsidR="009964D5" w:rsidRPr="002331DD">
              <w:rPr>
                <w:shd w:val="clear" w:color="auto" w:fill="FFFFFF"/>
              </w:rPr>
              <w:t>中引入稀疏注意力机制，</w:t>
            </w:r>
            <w:r w:rsidR="00847B26" w:rsidRPr="00847B26">
              <w:rPr>
                <w:rFonts w:hint="eastAsia"/>
                <w:shd w:val="clear" w:color="auto" w:fill="FFFFFF"/>
              </w:rPr>
              <w:t>通过</w:t>
            </w:r>
            <w:ins w:id="17" w:author="振国 杨" w:date="2025-11-19T10:23:00Z" w16du:dateUtc="2025-11-19T02:23:00Z">
              <w:r w:rsidR="00FD6AB6" w:rsidRPr="00FD6AB6">
                <w:rPr>
                  <w:rFonts w:hint="eastAsia"/>
                  <w:shd w:val="clear" w:color="auto" w:fill="FFFFFF"/>
                </w:rPr>
                <w:t>概率稀疏自注意力机制</w:t>
              </w:r>
            </w:ins>
            <w:del w:id="18" w:author="振国 杨" w:date="2025-11-19T10:23:00Z" w16du:dateUtc="2025-11-19T02:23:00Z">
              <w:r w:rsidR="00847B26" w:rsidRPr="00847B26" w:rsidDel="00FD6AB6">
                <w:rPr>
                  <w:rFonts w:hint="eastAsia"/>
                  <w:shd w:val="clear" w:color="auto" w:fill="FFFFFF"/>
                </w:rPr>
                <w:delText xml:space="preserve"> ProbSparse Self-Attention </w:delText>
              </w:r>
            </w:del>
            <w:r w:rsidR="00847B26" w:rsidRPr="00847B26">
              <w:rPr>
                <w:rFonts w:hint="eastAsia"/>
                <w:shd w:val="clear" w:color="auto" w:fill="FFFFFF"/>
              </w:rPr>
              <w:t>选择关键注意力贡献项，减少长序列注意力计算成本；同时引入自相关机制与长序列预测结构优化推理效率。</w:t>
            </w:r>
            <w:r w:rsidR="005123D7" w:rsidRPr="005123D7">
              <w:rPr>
                <w:rFonts w:hint="eastAsia"/>
                <w:shd w:val="clear" w:color="auto" w:fill="FFFFFF"/>
              </w:rPr>
              <w:t>最终结果在多个长序列预测基准数据集上显著优于现有方法，大幅提升了推理速度。</w:t>
            </w:r>
            <w:r w:rsidR="009964D5" w:rsidRPr="002331DD">
              <w:rPr>
                <w:shd w:val="clear" w:color="auto" w:fill="FFFFFF"/>
              </w:rPr>
              <w:t>，</w:t>
            </w:r>
            <w:r w:rsidR="009964D5" w:rsidRPr="002331DD">
              <w:rPr>
                <w:shd w:val="clear" w:color="auto" w:fill="FFFFFF"/>
              </w:rPr>
              <w:t>Wu</w:t>
            </w:r>
            <w:r w:rsidR="004707F8" w:rsidRPr="002331DD">
              <w:rPr>
                <w:rFonts w:hint="eastAsia"/>
                <w:shd w:val="clear" w:color="auto" w:fill="FFFFFF"/>
              </w:rPr>
              <w:t>等人</w:t>
            </w:r>
            <w:r w:rsidR="004707F8" w:rsidRPr="002331DD">
              <w:rPr>
                <w:shd w:val="clear" w:color="auto" w:fill="FFFFFF"/>
                <w:vertAlign w:val="superscript"/>
              </w:rPr>
              <w:fldChar w:fldCharType="begin"/>
            </w:r>
            <w:r w:rsidR="004707F8" w:rsidRPr="002331DD">
              <w:rPr>
                <w:shd w:val="clear" w:color="auto" w:fill="FFFFFF"/>
                <w:vertAlign w:val="superscript"/>
              </w:rPr>
              <w:instrText xml:space="preserve"> </w:instrText>
            </w:r>
            <w:r w:rsidR="004707F8" w:rsidRPr="002331DD">
              <w:rPr>
                <w:rFonts w:hint="eastAsia"/>
                <w:shd w:val="clear" w:color="auto" w:fill="FFFFFF"/>
                <w:vertAlign w:val="superscript"/>
              </w:rPr>
              <w:instrText>REF _Ref213845010 \r \h</w:instrText>
            </w:r>
            <w:r w:rsidR="004707F8" w:rsidRPr="002331DD">
              <w:rPr>
                <w:shd w:val="clear" w:color="auto" w:fill="FFFFFF"/>
                <w:vertAlign w:val="superscript"/>
              </w:rPr>
              <w:instrText xml:space="preserve">  \* MERGEFORMAT </w:instrText>
            </w:r>
            <w:r w:rsidR="004707F8" w:rsidRPr="002331DD">
              <w:rPr>
                <w:shd w:val="clear" w:color="auto" w:fill="FFFFFF"/>
                <w:vertAlign w:val="superscript"/>
              </w:rPr>
            </w:r>
            <w:r w:rsidR="004707F8" w:rsidRPr="002331DD">
              <w:rPr>
                <w:shd w:val="clear" w:color="auto" w:fill="FFFFFF"/>
                <w:vertAlign w:val="superscript"/>
              </w:rPr>
              <w:fldChar w:fldCharType="separate"/>
            </w:r>
            <w:r w:rsidR="004707F8" w:rsidRPr="002331DD">
              <w:rPr>
                <w:shd w:val="clear" w:color="auto" w:fill="FFFFFF"/>
                <w:vertAlign w:val="superscript"/>
              </w:rPr>
              <w:t>[14]</w:t>
            </w:r>
            <w:r w:rsidR="004707F8" w:rsidRPr="002331DD">
              <w:rPr>
                <w:shd w:val="clear" w:color="auto" w:fill="FFFFFF"/>
                <w:vertAlign w:val="superscript"/>
              </w:rPr>
              <w:fldChar w:fldCharType="end"/>
            </w:r>
            <w:r w:rsidR="00330C23">
              <w:rPr>
                <w:rFonts w:hint="eastAsia"/>
              </w:rPr>
              <w:t xml:space="preserve"> </w:t>
            </w:r>
            <w:r w:rsidR="00330C23" w:rsidRPr="00330C23">
              <w:rPr>
                <w:rFonts w:hint="eastAsia"/>
                <w:shd w:val="clear" w:color="auto" w:fill="FFFFFF"/>
              </w:rPr>
              <w:t>提出</w:t>
            </w:r>
            <w:r w:rsidR="00330C23" w:rsidRPr="00330C23">
              <w:rPr>
                <w:rFonts w:hint="eastAsia"/>
                <w:shd w:val="clear" w:color="auto" w:fill="FFFFFF"/>
              </w:rPr>
              <w:t xml:space="preserve"> Autoformer</w:t>
            </w:r>
            <w:r w:rsidR="00330C23" w:rsidRPr="00330C23">
              <w:rPr>
                <w:rFonts w:hint="eastAsia"/>
                <w:shd w:val="clear" w:color="auto" w:fill="FFFFFF"/>
              </w:rPr>
              <w:t>，通过时间序列的自适应趋势</w:t>
            </w:r>
            <w:r w:rsidR="00330C23" w:rsidRPr="00330C23">
              <w:rPr>
                <w:rFonts w:hint="eastAsia"/>
                <w:shd w:val="clear" w:color="auto" w:fill="FFFFFF"/>
              </w:rPr>
              <w:t>-</w:t>
            </w:r>
            <w:r w:rsidR="00330C23" w:rsidRPr="00330C23">
              <w:rPr>
                <w:rFonts w:hint="eastAsia"/>
                <w:shd w:val="clear" w:color="auto" w:fill="FFFFFF"/>
              </w:rPr>
              <w:t>季节性分解将序列拆分成可学习的结构部分，并引入</w:t>
            </w:r>
            <w:ins w:id="19" w:author="振国 杨" w:date="2025-11-19T10:23:00Z" w16du:dateUtc="2025-11-19T02:23:00Z">
              <w:r w:rsidR="005E0FCD" w:rsidRPr="005E0FCD">
                <w:rPr>
                  <w:rFonts w:hint="eastAsia"/>
                  <w:shd w:val="clear" w:color="auto" w:fill="FFFFFF"/>
                </w:rPr>
                <w:t>自相关机制</w:t>
              </w:r>
            </w:ins>
            <w:del w:id="20" w:author="振国 杨" w:date="2025-11-19T10:23:00Z" w16du:dateUtc="2025-11-19T02:23:00Z">
              <w:r w:rsidR="00330C23" w:rsidRPr="00330C23" w:rsidDel="005E0FCD">
                <w:rPr>
                  <w:rFonts w:hint="eastAsia"/>
                  <w:shd w:val="clear" w:color="auto" w:fill="FFFFFF"/>
                </w:rPr>
                <w:delText xml:space="preserve"> Auto-Correlation </w:delText>
              </w:r>
            </w:del>
            <w:r w:rsidR="00330C23" w:rsidRPr="00330C23">
              <w:rPr>
                <w:rFonts w:hint="eastAsia"/>
                <w:shd w:val="clear" w:color="auto" w:fill="FFFFFF"/>
              </w:rPr>
              <w:t>机制替代传统注意力，从而提升周期模式与重复结构的捕获能力</w:t>
            </w:r>
            <w:r w:rsidR="0062221B">
              <w:rPr>
                <w:rFonts w:hint="eastAsia"/>
                <w:shd w:val="clear" w:color="auto" w:fill="FFFFFF"/>
              </w:rPr>
              <w:t>，</w:t>
            </w:r>
            <w:r w:rsidR="0062221B" w:rsidRPr="0062221B">
              <w:rPr>
                <w:rFonts w:hint="eastAsia"/>
                <w:shd w:val="clear" w:color="auto" w:fill="FFFFFF"/>
              </w:rPr>
              <w:t>最终结果在能源、交通</w:t>
            </w:r>
            <w:r w:rsidR="0062221B" w:rsidRPr="0062221B">
              <w:rPr>
                <w:rFonts w:hint="eastAsia"/>
                <w:shd w:val="clear" w:color="auto" w:fill="FFFFFF"/>
              </w:rPr>
              <w:lastRenderedPageBreak/>
              <w:t>等六大基准测试中取得了</w:t>
            </w:r>
            <w:r w:rsidR="0062221B" w:rsidRPr="0062221B">
              <w:rPr>
                <w:rFonts w:hint="eastAsia"/>
                <w:shd w:val="clear" w:color="auto" w:fill="FFFFFF"/>
              </w:rPr>
              <w:t>38%</w:t>
            </w:r>
            <w:r w:rsidR="0062221B" w:rsidRPr="0062221B">
              <w:rPr>
                <w:rFonts w:hint="eastAsia"/>
                <w:shd w:val="clear" w:color="auto" w:fill="FFFFFF"/>
              </w:rPr>
              <w:t>的相对精度提升</w:t>
            </w:r>
            <w:r w:rsidR="00330C23" w:rsidRPr="00330C23">
              <w:rPr>
                <w:rFonts w:hint="eastAsia"/>
                <w:shd w:val="clear" w:color="auto" w:fill="FFFFFF"/>
              </w:rPr>
              <w:t>。</w:t>
            </w:r>
            <w:r w:rsidR="009964D5" w:rsidRPr="002331DD">
              <w:rPr>
                <w:shd w:val="clear" w:color="auto" w:fill="FFFFFF"/>
              </w:rPr>
              <w:t>，</w:t>
            </w:r>
            <w:r w:rsidR="007304A9" w:rsidRPr="002331DD">
              <w:rPr>
                <w:szCs w:val="20"/>
              </w:rPr>
              <w:t>Nie Y</w:t>
            </w:r>
            <w:r w:rsidR="007304A9" w:rsidRPr="002331DD">
              <w:rPr>
                <w:shd w:val="clear" w:color="auto" w:fill="FFFFFF"/>
              </w:rPr>
              <w:t xml:space="preserve"> </w:t>
            </w:r>
            <w:r w:rsidR="007304A9" w:rsidRPr="002331DD">
              <w:rPr>
                <w:rFonts w:hint="eastAsia"/>
                <w:shd w:val="clear" w:color="auto" w:fill="FFFFFF"/>
              </w:rPr>
              <w:t>等人</w:t>
            </w:r>
            <w:r w:rsidR="007304A9" w:rsidRPr="002331DD">
              <w:rPr>
                <w:shd w:val="clear" w:color="auto" w:fill="FFFFFF"/>
                <w:vertAlign w:val="superscript"/>
              </w:rPr>
              <w:fldChar w:fldCharType="begin"/>
            </w:r>
            <w:r w:rsidR="007304A9" w:rsidRPr="002331DD">
              <w:rPr>
                <w:shd w:val="clear" w:color="auto" w:fill="FFFFFF"/>
                <w:vertAlign w:val="superscript"/>
              </w:rPr>
              <w:instrText xml:space="preserve"> </w:instrText>
            </w:r>
            <w:r w:rsidR="007304A9" w:rsidRPr="002331DD">
              <w:rPr>
                <w:rFonts w:hint="eastAsia"/>
                <w:shd w:val="clear" w:color="auto" w:fill="FFFFFF"/>
                <w:vertAlign w:val="superscript"/>
              </w:rPr>
              <w:instrText>REF _Ref213845291 \r \h</w:instrText>
            </w:r>
            <w:r w:rsidR="007304A9" w:rsidRPr="002331DD">
              <w:rPr>
                <w:shd w:val="clear" w:color="auto" w:fill="FFFFFF"/>
                <w:vertAlign w:val="superscript"/>
              </w:rPr>
              <w:instrText xml:space="preserve">  \* MERGEFORMAT </w:instrText>
            </w:r>
            <w:r w:rsidR="007304A9" w:rsidRPr="002331DD">
              <w:rPr>
                <w:shd w:val="clear" w:color="auto" w:fill="FFFFFF"/>
                <w:vertAlign w:val="superscript"/>
              </w:rPr>
            </w:r>
            <w:r w:rsidR="007304A9" w:rsidRPr="002331DD">
              <w:rPr>
                <w:shd w:val="clear" w:color="auto" w:fill="FFFFFF"/>
                <w:vertAlign w:val="superscript"/>
              </w:rPr>
              <w:fldChar w:fldCharType="separate"/>
            </w:r>
            <w:r w:rsidR="007304A9" w:rsidRPr="002331DD">
              <w:rPr>
                <w:shd w:val="clear" w:color="auto" w:fill="FFFFFF"/>
                <w:vertAlign w:val="superscript"/>
              </w:rPr>
              <w:t>[15]</w:t>
            </w:r>
            <w:r w:rsidR="007304A9" w:rsidRPr="002331DD">
              <w:rPr>
                <w:shd w:val="clear" w:color="auto" w:fill="FFFFFF"/>
                <w:vertAlign w:val="superscript"/>
              </w:rPr>
              <w:fldChar w:fldCharType="end"/>
            </w:r>
            <w:r w:rsidR="007304A9" w:rsidRPr="002331DD">
              <w:rPr>
                <w:rFonts w:hint="eastAsia"/>
                <w:shd w:val="clear" w:color="auto" w:fill="FFFFFF"/>
              </w:rPr>
              <w:t>将</w:t>
            </w:r>
            <w:r w:rsidR="009964D5" w:rsidRPr="002331DD">
              <w:rPr>
                <w:shd w:val="clear" w:color="auto" w:fill="FFFFFF"/>
              </w:rPr>
              <w:t>PatchTST</w:t>
            </w:r>
            <w:r w:rsidR="009964D5" w:rsidRPr="002331DD">
              <w:rPr>
                <w:shd w:val="clear" w:color="auto" w:fill="FFFFFF"/>
              </w:rPr>
              <w:t>将时序分割成</w:t>
            </w:r>
            <w:r w:rsidR="009964D5" w:rsidRPr="002331DD">
              <w:rPr>
                <w:shd w:val="clear" w:color="auto" w:fill="FFFFFF"/>
              </w:rPr>
              <w:t xml:space="preserve"> patch</w:t>
            </w:r>
            <w:r w:rsidR="009964D5" w:rsidRPr="002331DD">
              <w:rPr>
                <w:shd w:val="clear" w:color="auto" w:fill="FFFFFF"/>
              </w:rPr>
              <w:t>，</w:t>
            </w:r>
            <w:r w:rsidR="00F93218" w:rsidRPr="00F93218">
              <w:rPr>
                <w:rFonts w:hint="eastAsia"/>
                <w:shd w:val="clear" w:color="auto" w:fill="FFFFFF"/>
              </w:rPr>
              <w:t>通过通道独立的</w:t>
            </w:r>
            <w:r w:rsidR="00F93218" w:rsidRPr="00F93218">
              <w:rPr>
                <w:rFonts w:hint="eastAsia"/>
                <w:shd w:val="clear" w:color="auto" w:fill="FFFFFF"/>
              </w:rPr>
              <w:t xml:space="preserve"> Transformer </w:t>
            </w:r>
            <w:r w:rsidR="00F93218" w:rsidRPr="00F93218">
              <w:rPr>
                <w:rFonts w:hint="eastAsia"/>
                <w:shd w:val="clear" w:color="auto" w:fill="FFFFFF"/>
              </w:rPr>
              <w:t>结构建模</w:t>
            </w:r>
            <w:r w:rsidR="00F93218" w:rsidRPr="00F93218">
              <w:rPr>
                <w:rFonts w:hint="eastAsia"/>
                <w:shd w:val="clear" w:color="auto" w:fill="FFFFFF"/>
              </w:rPr>
              <w:t xml:space="preserve"> patch </w:t>
            </w:r>
            <w:r w:rsidR="00F93218" w:rsidRPr="00F93218">
              <w:rPr>
                <w:rFonts w:hint="eastAsia"/>
                <w:shd w:val="clear" w:color="auto" w:fill="FFFFFF"/>
              </w:rPr>
              <w:t>间关联，从而显著提升模型对局部趋势、季节性结构以及跨变量关系的捕捉效果</w:t>
            </w:r>
            <w:r w:rsidR="0062221B">
              <w:rPr>
                <w:rFonts w:hint="eastAsia"/>
                <w:shd w:val="clear" w:color="auto" w:fill="FFFFFF"/>
              </w:rPr>
              <w:t>，</w:t>
            </w:r>
            <w:r w:rsidR="0062221B" w:rsidRPr="0062221B">
              <w:rPr>
                <w:rFonts w:hint="eastAsia"/>
                <w:shd w:val="clear" w:color="auto" w:fill="FFFFFF"/>
              </w:rPr>
              <w:t>最终结果证明其在长短期预测任务上均显著优于</w:t>
            </w:r>
            <w:r w:rsidR="0062221B" w:rsidRPr="0062221B">
              <w:rPr>
                <w:rFonts w:hint="eastAsia"/>
                <w:shd w:val="clear" w:color="auto" w:fill="FFFFFF"/>
              </w:rPr>
              <w:t xml:space="preserve"> DLinear </w:t>
            </w:r>
            <w:r w:rsidR="0062221B" w:rsidRPr="0062221B">
              <w:rPr>
                <w:rFonts w:hint="eastAsia"/>
                <w:shd w:val="clear" w:color="auto" w:fill="FFFFFF"/>
              </w:rPr>
              <w:t>和</w:t>
            </w:r>
            <w:r w:rsidR="0062221B" w:rsidRPr="0062221B">
              <w:rPr>
                <w:rFonts w:hint="eastAsia"/>
                <w:shd w:val="clear" w:color="auto" w:fill="FFFFFF"/>
              </w:rPr>
              <w:t xml:space="preserve"> Autoformer </w:t>
            </w:r>
            <w:r w:rsidR="0062221B" w:rsidRPr="0062221B">
              <w:rPr>
                <w:rFonts w:hint="eastAsia"/>
                <w:shd w:val="clear" w:color="auto" w:fill="FFFFFF"/>
              </w:rPr>
              <w:t>等模型</w:t>
            </w:r>
            <w:del w:id="21" w:author="振国 杨" w:date="2025-11-19T10:23:00Z" w16du:dateUtc="2025-11-19T02:23:00Z">
              <w:r w:rsidR="00F93218" w:rsidRPr="00F93218" w:rsidDel="005E0FCD">
                <w:rPr>
                  <w:rFonts w:hint="eastAsia"/>
                  <w:shd w:val="clear" w:color="auto" w:fill="FFFFFF"/>
                </w:rPr>
                <w:delText>。</w:delText>
              </w:r>
            </w:del>
            <w:r w:rsidR="009964D5" w:rsidRPr="002331DD">
              <w:rPr>
                <w:shd w:val="clear" w:color="auto" w:fill="FFFFFF"/>
              </w:rPr>
              <w:t>。这类模型往往具有大数据集、训练复杂度高等特征，导致模型复杂度高，部署成本大，且原始</w:t>
            </w:r>
            <w:r w:rsidR="009964D5" w:rsidRPr="002331DD">
              <w:rPr>
                <w:shd w:val="clear" w:color="auto" w:fill="FFFFFF"/>
              </w:rPr>
              <w:t xml:space="preserve"> Transformer </w:t>
            </w:r>
            <w:r w:rsidR="009964D5" w:rsidRPr="002331DD">
              <w:rPr>
                <w:shd w:val="clear" w:color="auto" w:fill="FFFFFF"/>
              </w:rPr>
              <w:t>不适应频繁变动的数据。并且，基于</w:t>
            </w:r>
            <w:r w:rsidR="009964D5" w:rsidRPr="002331DD">
              <w:rPr>
                <w:shd w:val="clear" w:color="auto" w:fill="FFFFFF"/>
              </w:rPr>
              <w:t xml:space="preserve">Transformer </w:t>
            </w:r>
            <w:r w:rsidR="009964D5" w:rsidRPr="002331DD">
              <w:rPr>
                <w:shd w:val="clear" w:color="auto" w:fill="FFFFFF"/>
              </w:rPr>
              <w:t>架构很容易忽视序列数据前后的顺序性，对多尺度周期性建模缺乏结构优势。</w:t>
            </w:r>
          </w:p>
          <w:p w14:paraId="2662A89A" w14:textId="52A0E235" w:rsidR="009964D5" w:rsidRPr="002331DD" w:rsidRDefault="009964D5" w:rsidP="00EC29EA">
            <w:pPr>
              <w:ind w:firstLineChars="0" w:firstLine="0"/>
              <w:rPr>
                <w:shd w:val="clear" w:color="auto" w:fill="FFFFFF"/>
              </w:rPr>
            </w:pPr>
            <w:r w:rsidRPr="002331DD">
              <w:rPr>
                <w:rFonts w:hint="eastAsia"/>
                <w:spacing w:val="4"/>
                <w:shd w:val="clear" w:color="auto" w:fill="FFFFFF"/>
              </w:rPr>
              <w:t>（</w:t>
            </w:r>
            <w:r w:rsidRPr="002331DD">
              <w:rPr>
                <w:spacing w:val="4"/>
                <w:shd w:val="clear" w:color="auto" w:fill="FFFFFF"/>
              </w:rPr>
              <w:t>3</w:t>
            </w:r>
            <w:r w:rsidRPr="002331DD">
              <w:rPr>
                <w:rFonts w:hint="eastAsia"/>
                <w:spacing w:val="4"/>
                <w:shd w:val="clear" w:color="auto" w:fill="FFFFFF"/>
              </w:rPr>
              <w:t>）</w:t>
            </w:r>
            <w:r w:rsidRPr="002331DD">
              <w:rPr>
                <w:rFonts w:hint="eastAsia"/>
                <w:shd w:val="clear" w:color="auto" w:fill="FFFFFF"/>
              </w:rPr>
              <w:t>基于多尺度周期性建模的方法，此类方法</w:t>
            </w:r>
            <w:r w:rsidR="00BA7FDC" w:rsidRPr="002331DD">
              <w:rPr>
                <w:rFonts w:hint="eastAsia"/>
                <w:shd w:val="clear" w:color="auto" w:fill="FFFFFF"/>
              </w:rPr>
              <w:t>考虑</w:t>
            </w:r>
            <w:r w:rsidRPr="002331DD">
              <w:rPr>
                <w:rFonts w:hint="eastAsia"/>
                <w:shd w:val="clear" w:color="auto" w:fill="FFFFFF"/>
              </w:rPr>
              <w:t>到农业类时序数据常存在日、周、季节等周期性模式，专注于周期结构的建模与特征融合。</w:t>
            </w:r>
            <w:r w:rsidR="00FE04A0" w:rsidRPr="002331DD">
              <w:rPr>
                <w:rFonts w:hint="eastAsia"/>
                <w:shd w:val="clear" w:color="auto" w:fill="FFFFFF"/>
              </w:rPr>
              <w:t>Wu</w:t>
            </w:r>
            <w:r w:rsidR="00FE04A0" w:rsidRPr="002331DD">
              <w:rPr>
                <w:rFonts w:hint="eastAsia"/>
                <w:shd w:val="clear" w:color="auto" w:fill="FFFFFF"/>
              </w:rPr>
              <w:t>等人</w:t>
            </w:r>
            <w:r w:rsidR="00636E71" w:rsidRPr="002331DD">
              <w:rPr>
                <w:shd w:val="clear" w:color="auto" w:fill="FFFFFF"/>
                <w:vertAlign w:val="superscript"/>
              </w:rPr>
              <w:fldChar w:fldCharType="begin"/>
            </w:r>
            <w:r w:rsidR="00636E71" w:rsidRPr="002331DD">
              <w:rPr>
                <w:shd w:val="clear" w:color="auto" w:fill="FFFFFF"/>
                <w:vertAlign w:val="superscript"/>
              </w:rPr>
              <w:instrText xml:space="preserve"> </w:instrText>
            </w:r>
            <w:r w:rsidR="00636E71" w:rsidRPr="002331DD">
              <w:rPr>
                <w:rFonts w:hint="eastAsia"/>
                <w:shd w:val="clear" w:color="auto" w:fill="FFFFFF"/>
                <w:vertAlign w:val="superscript"/>
              </w:rPr>
              <w:instrText>REF _Ref200399665 \r \h</w:instrText>
            </w:r>
            <w:r w:rsidR="00636E71" w:rsidRPr="002331DD">
              <w:rPr>
                <w:shd w:val="clear" w:color="auto" w:fill="FFFFFF"/>
                <w:vertAlign w:val="superscript"/>
              </w:rPr>
              <w:instrText xml:space="preserve">  \* MERGEFORMAT </w:instrText>
            </w:r>
            <w:r w:rsidR="00636E71" w:rsidRPr="002331DD">
              <w:rPr>
                <w:shd w:val="clear" w:color="auto" w:fill="FFFFFF"/>
                <w:vertAlign w:val="superscript"/>
              </w:rPr>
            </w:r>
            <w:r w:rsidR="00636E71" w:rsidRPr="002331DD">
              <w:rPr>
                <w:shd w:val="clear" w:color="auto" w:fill="FFFFFF"/>
                <w:vertAlign w:val="superscript"/>
              </w:rPr>
              <w:fldChar w:fldCharType="separate"/>
            </w:r>
            <w:r w:rsidR="00636E71" w:rsidRPr="002331DD">
              <w:rPr>
                <w:shd w:val="clear" w:color="auto" w:fill="FFFFFF"/>
                <w:vertAlign w:val="superscript"/>
              </w:rPr>
              <w:t>[1]</w:t>
            </w:r>
            <w:r w:rsidR="00636E71" w:rsidRPr="002331DD">
              <w:rPr>
                <w:shd w:val="clear" w:color="auto" w:fill="FFFFFF"/>
                <w:vertAlign w:val="superscript"/>
              </w:rPr>
              <w:fldChar w:fldCharType="end"/>
            </w:r>
            <w:r w:rsidR="00CF7291" w:rsidRPr="002331DD">
              <w:rPr>
                <w:rFonts w:hint="eastAsia"/>
                <w:shd w:val="clear" w:color="auto" w:fill="FFFFFF"/>
              </w:rPr>
              <w:t>提出了</w:t>
            </w:r>
            <w:r w:rsidRPr="002331DD">
              <w:rPr>
                <w:rFonts w:hint="eastAsia"/>
                <w:shd w:val="clear" w:color="auto" w:fill="FFFFFF"/>
              </w:rPr>
              <w:t>TimesNet</w:t>
            </w:r>
            <w:r w:rsidR="00CF7291" w:rsidRPr="002331DD">
              <w:rPr>
                <w:rFonts w:hint="eastAsia"/>
                <w:shd w:val="clear" w:color="auto" w:fill="FFFFFF"/>
              </w:rPr>
              <w:t>模型，</w:t>
            </w:r>
            <w:del w:id="22" w:author="振国 杨" w:date="2025-11-19T10:23:00Z" w16du:dateUtc="2025-11-19T02:23:00Z">
              <w:r w:rsidRPr="002331DD" w:rsidDel="005E0FCD">
                <w:rPr>
                  <w:rFonts w:hint="eastAsia"/>
                  <w:shd w:val="clear" w:color="auto" w:fill="FFFFFF"/>
                </w:rPr>
                <w:delText>（）</w:delText>
              </w:r>
            </w:del>
            <w:r w:rsidRPr="002331DD">
              <w:rPr>
                <w:rFonts w:hint="eastAsia"/>
                <w:shd w:val="clear" w:color="auto" w:fill="FFFFFF"/>
              </w:rPr>
              <w:t>通过傅里叶变换检测周期并将</w:t>
            </w:r>
            <w:r w:rsidR="00137ECB" w:rsidRPr="002331DD">
              <w:rPr>
                <w:rFonts w:hint="eastAsia"/>
                <w:shd w:val="clear" w:color="auto" w:fill="FFFFFF"/>
              </w:rPr>
              <w:t>一维</w:t>
            </w:r>
            <w:r w:rsidR="00880E08" w:rsidRPr="002331DD">
              <w:rPr>
                <w:rFonts w:hint="eastAsia"/>
                <w:shd w:val="clear" w:color="auto" w:fill="FFFFFF"/>
              </w:rPr>
              <w:t>（</w:t>
            </w:r>
            <w:r w:rsidRPr="002331DD">
              <w:rPr>
                <w:rFonts w:hint="eastAsia"/>
                <w:shd w:val="clear" w:color="auto" w:fill="FFFFFF"/>
              </w:rPr>
              <w:t>1D</w:t>
            </w:r>
            <w:r w:rsidR="00880E08" w:rsidRPr="002331DD">
              <w:rPr>
                <w:rFonts w:hint="eastAsia"/>
                <w:shd w:val="clear" w:color="auto" w:fill="FFFFFF"/>
              </w:rPr>
              <w:t>）时间</w:t>
            </w:r>
            <w:r w:rsidRPr="002331DD">
              <w:rPr>
                <w:rFonts w:hint="eastAsia"/>
                <w:shd w:val="clear" w:color="auto" w:fill="FFFFFF"/>
              </w:rPr>
              <w:t>序列</w:t>
            </w:r>
            <w:r w:rsidR="00E71072" w:rsidRPr="002331DD">
              <w:rPr>
                <w:rFonts w:hint="eastAsia"/>
                <w:shd w:val="clear" w:color="auto" w:fill="FFFFFF"/>
              </w:rPr>
              <w:t>映射为具有周期维度的二维表示</w:t>
            </w:r>
            <w:r w:rsidRPr="002331DD">
              <w:rPr>
                <w:rFonts w:hint="eastAsia"/>
                <w:shd w:val="clear" w:color="auto" w:fill="FFFFFF"/>
              </w:rPr>
              <w:t>，</w:t>
            </w:r>
            <w:r w:rsidR="00E71072" w:rsidRPr="002331DD">
              <w:rPr>
                <w:rFonts w:hint="eastAsia"/>
                <w:shd w:val="clear" w:color="auto" w:fill="FFFFFF"/>
              </w:rPr>
              <w:t>从而</w:t>
            </w:r>
            <w:r w:rsidRPr="002331DD">
              <w:rPr>
                <w:rFonts w:hint="eastAsia"/>
                <w:shd w:val="clear" w:color="auto" w:fill="FFFFFF"/>
              </w:rPr>
              <w:t>利用</w:t>
            </w:r>
            <w:r w:rsidR="00B475D5" w:rsidRPr="002331DD">
              <w:rPr>
                <w:rFonts w:hint="eastAsia"/>
                <w:shd w:val="clear" w:color="auto" w:fill="FFFFFF"/>
              </w:rPr>
              <w:t>二维（</w:t>
            </w:r>
            <w:r w:rsidRPr="002331DD">
              <w:rPr>
                <w:rFonts w:hint="eastAsia"/>
                <w:shd w:val="clear" w:color="auto" w:fill="FFFFFF"/>
              </w:rPr>
              <w:t>2D</w:t>
            </w:r>
            <w:r w:rsidR="00B475D5" w:rsidRPr="002331DD">
              <w:rPr>
                <w:rFonts w:hint="eastAsia"/>
                <w:shd w:val="clear" w:color="auto" w:fill="FFFFFF"/>
              </w:rPr>
              <w:t>）</w:t>
            </w:r>
            <w:r w:rsidRPr="002331DD">
              <w:rPr>
                <w:rFonts w:hint="eastAsia"/>
                <w:shd w:val="clear" w:color="auto" w:fill="FFFFFF"/>
              </w:rPr>
              <w:t>卷积捕捉周期模式</w:t>
            </w:r>
            <w:r w:rsidR="000F0931">
              <w:rPr>
                <w:rFonts w:hint="eastAsia"/>
                <w:shd w:val="clear" w:color="auto" w:fill="FFFFFF"/>
              </w:rPr>
              <w:t>，</w:t>
            </w:r>
            <w:r w:rsidR="000F0931" w:rsidRPr="000F0931">
              <w:rPr>
                <w:rFonts w:hint="eastAsia"/>
                <w:shd w:val="clear" w:color="auto" w:fill="FFFFFF"/>
              </w:rPr>
              <w:t>最终结果表明该模型作为一种通用的基础模型，在长短期预测、补全、分类和异常检测等五大主流时序分析任务中均取得了最先进（</w:t>
            </w:r>
            <w:r w:rsidR="000F0931" w:rsidRPr="000F0931">
              <w:rPr>
                <w:rFonts w:hint="eastAsia"/>
                <w:shd w:val="clear" w:color="auto" w:fill="FFFFFF"/>
              </w:rPr>
              <w:t>SOTA</w:t>
            </w:r>
            <w:r w:rsidR="000F0931" w:rsidRPr="000F0931">
              <w:rPr>
                <w:rFonts w:hint="eastAsia"/>
                <w:shd w:val="clear" w:color="auto" w:fill="FFFFFF"/>
              </w:rPr>
              <w:t>）的性能。</w:t>
            </w:r>
            <w:r w:rsidR="00E71072" w:rsidRPr="002331DD">
              <w:rPr>
                <w:rFonts w:hint="eastAsia"/>
                <w:shd w:val="clear" w:color="auto" w:fill="FFFFFF"/>
              </w:rPr>
              <w:t xml:space="preserve">Wang </w:t>
            </w:r>
            <w:r w:rsidR="00E71072" w:rsidRPr="002331DD">
              <w:rPr>
                <w:rFonts w:hint="eastAsia"/>
                <w:shd w:val="clear" w:color="auto" w:fill="FFFFFF"/>
              </w:rPr>
              <w:t>等人</w:t>
            </w:r>
            <w:r w:rsidR="00636E71" w:rsidRPr="002331DD">
              <w:rPr>
                <w:shd w:val="clear" w:color="auto" w:fill="FFFFFF"/>
                <w:vertAlign w:val="superscript"/>
              </w:rPr>
              <w:fldChar w:fldCharType="begin"/>
            </w:r>
            <w:r w:rsidR="00636E71" w:rsidRPr="002331DD">
              <w:rPr>
                <w:shd w:val="clear" w:color="auto" w:fill="FFFFFF"/>
                <w:vertAlign w:val="superscript"/>
              </w:rPr>
              <w:instrText xml:space="preserve"> </w:instrText>
            </w:r>
            <w:r w:rsidR="00636E71" w:rsidRPr="002331DD">
              <w:rPr>
                <w:rFonts w:hint="eastAsia"/>
                <w:shd w:val="clear" w:color="auto" w:fill="FFFFFF"/>
                <w:vertAlign w:val="superscript"/>
              </w:rPr>
              <w:instrText>REF _Ref200399686 \r \h</w:instrText>
            </w:r>
            <w:r w:rsidR="00636E71" w:rsidRPr="002331DD">
              <w:rPr>
                <w:shd w:val="clear" w:color="auto" w:fill="FFFFFF"/>
                <w:vertAlign w:val="superscript"/>
              </w:rPr>
              <w:instrText xml:space="preserve">  \* MERGEFORMAT </w:instrText>
            </w:r>
            <w:r w:rsidR="00636E71" w:rsidRPr="002331DD">
              <w:rPr>
                <w:shd w:val="clear" w:color="auto" w:fill="FFFFFF"/>
                <w:vertAlign w:val="superscript"/>
              </w:rPr>
            </w:r>
            <w:r w:rsidR="00636E71" w:rsidRPr="002331DD">
              <w:rPr>
                <w:shd w:val="clear" w:color="auto" w:fill="FFFFFF"/>
                <w:vertAlign w:val="superscript"/>
              </w:rPr>
              <w:fldChar w:fldCharType="separate"/>
            </w:r>
            <w:r w:rsidR="00636E71" w:rsidRPr="002331DD">
              <w:rPr>
                <w:shd w:val="clear" w:color="auto" w:fill="FFFFFF"/>
                <w:vertAlign w:val="superscript"/>
              </w:rPr>
              <w:t>[2]</w:t>
            </w:r>
            <w:r w:rsidR="00636E71" w:rsidRPr="002331DD">
              <w:rPr>
                <w:shd w:val="clear" w:color="auto" w:fill="FFFFFF"/>
                <w:vertAlign w:val="superscript"/>
              </w:rPr>
              <w:fldChar w:fldCharType="end"/>
            </w:r>
            <w:r w:rsidR="000B7F42" w:rsidRPr="002331DD">
              <w:rPr>
                <w:rFonts w:hint="eastAsia"/>
                <w:shd w:val="clear" w:color="auto" w:fill="FFFFFF"/>
              </w:rPr>
              <w:t>则在</w:t>
            </w:r>
            <w:proofErr w:type="spellStart"/>
            <w:r w:rsidRPr="002331DD">
              <w:rPr>
                <w:rFonts w:hint="eastAsia"/>
                <w:shd w:val="clear" w:color="auto" w:fill="FFFFFF"/>
              </w:rPr>
              <w:t>TimeMixer</w:t>
            </w:r>
            <w:proofErr w:type="spellEnd"/>
            <w:r w:rsidR="000B7F42" w:rsidRPr="002331DD">
              <w:rPr>
                <w:rFonts w:hint="eastAsia"/>
                <w:shd w:val="clear" w:color="auto" w:fill="FFFFFF"/>
              </w:rPr>
              <w:t>中引入多尺度混合模块</w:t>
            </w:r>
            <w:r w:rsidR="00636E71" w:rsidRPr="002331DD">
              <w:rPr>
                <w:rFonts w:hint="eastAsia"/>
                <w:shd w:val="clear" w:color="auto" w:fill="FFFFFF"/>
              </w:rPr>
              <w:t>，在时间与频率域上同时建模不同粒度的周期性，</w:t>
            </w:r>
            <w:r w:rsidR="0015463B" w:rsidRPr="0015463B">
              <w:rPr>
                <w:rFonts w:hint="eastAsia"/>
                <w:shd w:val="clear" w:color="auto" w:fill="FFFFFF"/>
              </w:rPr>
              <w:t>最终结果在长序列预测任务中超越了</w:t>
            </w:r>
            <w:r w:rsidR="0015463B" w:rsidRPr="0015463B">
              <w:rPr>
                <w:rFonts w:hint="eastAsia"/>
                <w:shd w:val="clear" w:color="auto" w:fill="FFFFFF"/>
              </w:rPr>
              <w:t xml:space="preserve"> PatchTST </w:t>
            </w:r>
            <w:r w:rsidR="0015463B" w:rsidRPr="0015463B">
              <w:rPr>
                <w:rFonts w:hint="eastAsia"/>
                <w:shd w:val="clear" w:color="auto" w:fill="FFFFFF"/>
              </w:rPr>
              <w:t>和</w:t>
            </w:r>
            <w:r w:rsidR="0015463B" w:rsidRPr="0015463B">
              <w:rPr>
                <w:rFonts w:hint="eastAsia"/>
                <w:shd w:val="clear" w:color="auto" w:fill="FFFFFF"/>
              </w:rPr>
              <w:t xml:space="preserve"> iTransformer </w:t>
            </w:r>
            <w:r w:rsidR="0015463B" w:rsidRPr="0015463B">
              <w:rPr>
                <w:rFonts w:hint="eastAsia"/>
                <w:shd w:val="clear" w:color="auto" w:fill="FFFFFF"/>
              </w:rPr>
              <w:t>等现有模型</w:t>
            </w:r>
            <w:r w:rsidR="00636E71" w:rsidRPr="002331DD">
              <w:rPr>
                <w:rFonts w:hint="eastAsia"/>
                <w:shd w:val="clear" w:color="auto" w:fill="FFFFFF"/>
              </w:rPr>
              <w:t>。</w:t>
            </w:r>
          </w:p>
          <w:p w14:paraId="0F5AD81C" w14:textId="484B463D" w:rsidR="00394FF8" w:rsidRPr="002331DD" w:rsidRDefault="009964D5" w:rsidP="00FE3FE1">
            <w:pPr>
              <w:ind w:firstLine="420"/>
              <w:rPr>
                <w:shd w:val="clear" w:color="auto" w:fill="FFFFFF"/>
              </w:rPr>
            </w:pPr>
            <w:bookmarkStart w:id="23" w:name="OLE_LINK197"/>
            <w:bookmarkEnd w:id="7"/>
            <w:r w:rsidRPr="002331DD">
              <w:rPr>
                <w:rFonts w:hint="eastAsia"/>
                <w:shd w:val="clear" w:color="auto" w:fill="FFFFFF"/>
              </w:rPr>
              <w:t>通过对</w:t>
            </w:r>
            <w:r w:rsidR="00787E9A" w:rsidRPr="002331DD">
              <w:rPr>
                <w:rFonts w:hint="eastAsia"/>
                <w:shd w:val="clear" w:color="auto" w:fill="FFFFFF"/>
              </w:rPr>
              <w:t>比</w:t>
            </w:r>
            <w:r w:rsidRPr="002331DD">
              <w:rPr>
                <w:rFonts w:hint="eastAsia"/>
                <w:shd w:val="clear" w:color="auto" w:fill="FFFFFF"/>
              </w:rPr>
              <w:t>上述方法</w:t>
            </w:r>
            <w:r w:rsidR="0079093D" w:rsidRPr="002331DD">
              <w:rPr>
                <w:rFonts w:hint="eastAsia"/>
                <w:shd w:val="clear" w:color="auto" w:fill="FFFFFF"/>
              </w:rPr>
              <w:t>，现有的</w:t>
            </w:r>
            <w:r w:rsidRPr="002331DD">
              <w:rPr>
                <w:rFonts w:hint="eastAsia"/>
                <w:shd w:val="clear" w:color="auto" w:fill="FFFFFF"/>
              </w:rPr>
              <w:t>多变量预测</w:t>
            </w:r>
            <w:r w:rsidR="0079093D" w:rsidRPr="002331DD">
              <w:rPr>
                <w:rFonts w:hint="eastAsia"/>
                <w:shd w:val="clear" w:color="auto" w:fill="FFFFFF"/>
              </w:rPr>
              <w:t>方法中面临着如下的问题：（</w:t>
            </w:r>
            <w:r w:rsidR="0079093D" w:rsidRPr="002331DD">
              <w:rPr>
                <w:rFonts w:hint="eastAsia"/>
                <w:shd w:val="clear" w:color="auto" w:fill="FFFFFF"/>
              </w:rPr>
              <w:t>1</w:t>
            </w:r>
            <w:r w:rsidR="0079093D" w:rsidRPr="002331DD">
              <w:rPr>
                <w:rFonts w:hint="eastAsia"/>
                <w:shd w:val="clear" w:color="auto" w:fill="FFFFFF"/>
              </w:rPr>
              <w:t>）</w:t>
            </w:r>
            <w:r w:rsidRPr="002331DD">
              <w:rPr>
                <w:rFonts w:hint="eastAsia"/>
                <w:shd w:val="clear" w:color="auto" w:fill="FFFFFF"/>
              </w:rPr>
              <w:t>对多尺度周期性建模不足，大部分</w:t>
            </w:r>
            <w:r w:rsidR="00090A96" w:rsidRPr="002331DD">
              <w:rPr>
                <w:rFonts w:hint="eastAsia"/>
                <w:shd w:val="clear" w:color="auto" w:fill="FFFFFF"/>
              </w:rPr>
              <w:t>方法</w:t>
            </w:r>
            <w:r w:rsidRPr="002331DD">
              <w:rPr>
                <w:rFonts w:hint="eastAsia"/>
                <w:shd w:val="clear" w:color="auto" w:fill="FFFFFF"/>
              </w:rPr>
              <w:t>仅在输入层处理周期性（如滑动窗口或数据增强），缺乏显式的周期识别与建模机制，不能精准捕捉环境变量在不同时间粒度下的演化规律</w:t>
            </w:r>
            <w:r w:rsidR="0079093D" w:rsidRPr="002331DD">
              <w:rPr>
                <w:rFonts w:hint="eastAsia"/>
                <w:shd w:val="clear" w:color="auto" w:fill="FFFFFF"/>
              </w:rPr>
              <w:t>。（</w:t>
            </w:r>
            <w:r w:rsidR="0079093D" w:rsidRPr="002331DD">
              <w:rPr>
                <w:shd w:val="clear" w:color="auto" w:fill="FFFFFF"/>
              </w:rPr>
              <w:t>2</w:t>
            </w:r>
            <w:r w:rsidR="0079093D" w:rsidRPr="002331DD">
              <w:rPr>
                <w:rFonts w:hint="eastAsia"/>
                <w:shd w:val="clear" w:color="auto" w:fill="FFFFFF"/>
              </w:rPr>
              <w:t>）</w:t>
            </w:r>
            <w:r w:rsidRPr="002331DD">
              <w:rPr>
                <w:rFonts w:hint="eastAsia"/>
                <w:shd w:val="clear" w:color="auto" w:fill="FFFFFF"/>
              </w:rPr>
              <w:t>模型</w:t>
            </w:r>
            <w:r w:rsidR="00787E9A" w:rsidRPr="002331DD">
              <w:rPr>
                <w:rFonts w:hint="eastAsia"/>
                <w:shd w:val="clear" w:color="auto" w:fill="FFFFFF"/>
              </w:rPr>
              <w:t>精度和</w:t>
            </w:r>
            <w:r w:rsidRPr="002331DD">
              <w:rPr>
                <w:rFonts w:hint="eastAsia"/>
                <w:shd w:val="clear" w:color="auto" w:fill="FFFFFF"/>
              </w:rPr>
              <w:t>效率难以兼顾，</w:t>
            </w:r>
            <w:r w:rsidRPr="002331DD">
              <w:rPr>
                <w:rFonts w:hint="eastAsia"/>
                <w:shd w:val="clear" w:color="auto" w:fill="FFFFFF"/>
              </w:rPr>
              <w:t>Transformer</w:t>
            </w:r>
            <w:r w:rsidRPr="002331DD">
              <w:rPr>
                <w:rFonts w:hint="eastAsia"/>
                <w:shd w:val="clear" w:color="auto" w:fill="FFFFFF"/>
              </w:rPr>
              <w:t>类模型虽</w:t>
            </w:r>
            <w:r w:rsidR="00C429E5" w:rsidRPr="002331DD">
              <w:rPr>
                <w:rFonts w:hint="eastAsia"/>
                <w:shd w:val="clear" w:color="auto" w:fill="FFFFFF"/>
              </w:rPr>
              <w:t>在预测精度上表现优异</w:t>
            </w:r>
            <w:r w:rsidRPr="002331DD">
              <w:rPr>
                <w:rFonts w:hint="eastAsia"/>
                <w:shd w:val="clear" w:color="auto" w:fill="FFFFFF"/>
              </w:rPr>
              <w:t>，</w:t>
            </w:r>
            <w:r w:rsidR="008F04F0" w:rsidRPr="002331DD">
              <w:rPr>
                <w:rFonts w:hint="eastAsia"/>
                <w:shd w:val="clear" w:color="auto" w:fill="FFFFFF"/>
              </w:rPr>
              <w:t>但其自注意力机制计算复杂度高，导致训练与推理开销过大</w:t>
            </w:r>
            <w:r w:rsidR="0079093D" w:rsidRPr="002331DD">
              <w:rPr>
                <w:rFonts w:hint="eastAsia"/>
                <w:shd w:val="clear" w:color="auto" w:fill="FFFFFF"/>
              </w:rPr>
              <w:t>。（</w:t>
            </w:r>
            <w:r w:rsidR="0079093D" w:rsidRPr="002331DD">
              <w:rPr>
                <w:shd w:val="clear" w:color="auto" w:fill="FFFFFF"/>
              </w:rPr>
              <w:t>3</w:t>
            </w:r>
            <w:r w:rsidR="0079093D" w:rsidRPr="002331DD">
              <w:rPr>
                <w:rFonts w:hint="eastAsia"/>
                <w:shd w:val="clear" w:color="auto" w:fill="FFFFFF"/>
              </w:rPr>
              <w:t>）</w:t>
            </w:r>
            <w:r w:rsidRPr="002331DD">
              <w:rPr>
                <w:rFonts w:hint="eastAsia"/>
                <w:shd w:val="clear" w:color="auto" w:fill="FFFFFF"/>
              </w:rPr>
              <w:t>多变量融合能力弱，多变量间存在协同演化关系，多数模型只进行</w:t>
            </w:r>
            <w:proofErr w:type="gramStart"/>
            <w:r w:rsidRPr="002331DD">
              <w:rPr>
                <w:rFonts w:hint="eastAsia"/>
                <w:shd w:val="clear" w:color="auto" w:fill="FFFFFF"/>
              </w:rPr>
              <w:t>特征级</w:t>
            </w:r>
            <w:proofErr w:type="gramEnd"/>
            <w:r w:rsidRPr="002331DD">
              <w:rPr>
                <w:rFonts w:hint="eastAsia"/>
                <w:shd w:val="clear" w:color="auto" w:fill="FFFFFF"/>
              </w:rPr>
              <w:t>拼接，缺乏深层次交互建模。</w:t>
            </w:r>
          </w:p>
          <w:p w14:paraId="0F5AD81D" w14:textId="7978CF4D" w:rsidR="00394FF8" w:rsidRPr="002331DD" w:rsidRDefault="009964D5" w:rsidP="00FE3FE1">
            <w:pPr>
              <w:ind w:firstLine="452"/>
              <w:rPr>
                <w:spacing w:val="8"/>
                <w:shd w:val="clear" w:color="auto" w:fill="FFFFFF"/>
              </w:rPr>
            </w:pPr>
            <w:bookmarkStart w:id="24" w:name="OLE_LINK196"/>
            <w:bookmarkEnd w:id="23"/>
            <w:r w:rsidRPr="002331DD">
              <w:rPr>
                <w:rFonts w:hint="eastAsia"/>
                <w:spacing w:val="8"/>
                <w:shd w:val="clear" w:color="auto" w:fill="FFFFFF"/>
              </w:rPr>
              <w:t>为</w:t>
            </w:r>
            <w:r w:rsidR="006136DB" w:rsidRPr="002331DD">
              <w:rPr>
                <w:rFonts w:hint="eastAsia"/>
                <w:spacing w:val="8"/>
                <w:shd w:val="clear" w:color="auto" w:fill="FFFFFF"/>
              </w:rPr>
              <w:t>改善</w:t>
            </w:r>
            <w:r w:rsidRPr="002331DD">
              <w:rPr>
                <w:rFonts w:hint="eastAsia"/>
                <w:spacing w:val="8"/>
                <w:shd w:val="clear" w:color="auto" w:fill="FFFFFF"/>
              </w:rPr>
              <w:t>上述问题，本文提出</w:t>
            </w:r>
            <w:r w:rsidR="003C0D4C" w:rsidRPr="002331DD">
              <w:rPr>
                <w:rFonts w:hint="eastAsia"/>
                <w:szCs w:val="24"/>
              </w:rPr>
              <w:t>基于时序周期与轻量卷积网络的温室环境变量预测</w:t>
            </w:r>
            <w:r w:rsidR="006136DB" w:rsidRPr="002331DD">
              <w:rPr>
                <w:rFonts w:hint="eastAsia"/>
                <w:spacing w:val="8"/>
                <w:shd w:val="clear" w:color="auto" w:fill="FFFFFF"/>
              </w:rPr>
              <w:t>，主要包括：</w:t>
            </w:r>
            <w:r w:rsidR="0079093D" w:rsidRPr="002331DD">
              <w:rPr>
                <w:rFonts w:hint="eastAsia"/>
                <w:shd w:val="clear" w:color="auto" w:fill="FFFFFF"/>
              </w:rPr>
              <w:t>（</w:t>
            </w:r>
            <w:r w:rsidR="0079093D" w:rsidRPr="002331DD">
              <w:rPr>
                <w:rFonts w:hint="eastAsia"/>
                <w:shd w:val="clear" w:color="auto" w:fill="FFFFFF"/>
              </w:rPr>
              <w:t>1</w:t>
            </w:r>
            <w:r w:rsidR="0079093D" w:rsidRPr="002331DD">
              <w:rPr>
                <w:rFonts w:hint="eastAsia"/>
                <w:shd w:val="clear" w:color="auto" w:fill="FFFFFF"/>
              </w:rPr>
              <w:t>）</w:t>
            </w:r>
            <w:r w:rsidR="00D22347" w:rsidRPr="002331DD">
              <w:rPr>
                <w:rFonts w:hint="eastAsia"/>
                <w:shd w:val="clear" w:color="auto" w:fill="FFFFFF"/>
              </w:rPr>
              <w:t>在引入</w:t>
            </w:r>
            <w:r w:rsidR="007E1016" w:rsidRPr="002331DD">
              <w:rPr>
                <w:rFonts w:hint="eastAsia"/>
                <w:shd w:val="clear" w:color="auto" w:fill="FFFFFF"/>
              </w:rPr>
              <w:t xml:space="preserve"> 1D</w:t>
            </w:r>
            <w:r w:rsidR="007E1016" w:rsidRPr="002331DD">
              <w:rPr>
                <w:rFonts w:hint="eastAsia"/>
                <w:shd w:val="clear" w:color="auto" w:fill="FFFFFF"/>
              </w:rPr>
              <w:t>转换为</w:t>
            </w:r>
            <w:r w:rsidR="007E1016" w:rsidRPr="002331DD">
              <w:rPr>
                <w:rFonts w:hint="eastAsia"/>
                <w:shd w:val="clear" w:color="auto" w:fill="FFFFFF"/>
              </w:rPr>
              <w:t xml:space="preserve">2D </w:t>
            </w:r>
            <w:r w:rsidR="007E1016" w:rsidRPr="002331DD">
              <w:rPr>
                <w:rFonts w:hint="eastAsia"/>
                <w:shd w:val="clear" w:color="auto" w:fill="FFFFFF"/>
              </w:rPr>
              <w:t>周期结构建模基础上，引入多尺度周期建模机制，以兼顾不同时间粒度的周期特征，并通过后续特征融合模块进一步补足各尺度间的信息</w:t>
            </w:r>
            <w:proofErr w:type="gramStart"/>
            <w:r w:rsidR="007E1016" w:rsidRPr="002331DD">
              <w:rPr>
                <w:rFonts w:hint="eastAsia"/>
                <w:shd w:val="clear" w:color="auto" w:fill="FFFFFF"/>
              </w:rPr>
              <w:t>交互与</w:t>
            </w:r>
            <w:proofErr w:type="gramEnd"/>
            <w:r w:rsidR="007E1016" w:rsidRPr="002331DD">
              <w:rPr>
                <w:rFonts w:hint="eastAsia"/>
                <w:shd w:val="clear" w:color="auto" w:fill="FFFFFF"/>
              </w:rPr>
              <w:t>补偿，从而显式提升周期建模能力。</w:t>
            </w:r>
            <w:r w:rsidR="0079093D" w:rsidRPr="002331DD">
              <w:rPr>
                <w:rFonts w:hint="eastAsia"/>
                <w:shd w:val="clear" w:color="auto" w:fill="FFFFFF"/>
              </w:rPr>
              <w:t>（</w:t>
            </w:r>
            <w:r w:rsidR="0079093D" w:rsidRPr="002331DD">
              <w:rPr>
                <w:shd w:val="clear" w:color="auto" w:fill="FFFFFF"/>
              </w:rPr>
              <w:t>2</w:t>
            </w:r>
            <w:r w:rsidR="0079093D" w:rsidRPr="002331DD">
              <w:rPr>
                <w:rFonts w:hint="eastAsia"/>
                <w:shd w:val="clear" w:color="auto" w:fill="FFFFFF"/>
              </w:rPr>
              <w:t>）</w:t>
            </w:r>
            <w:r w:rsidR="00432268" w:rsidRPr="002331DD">
              <w:rPr>
                <w:rFonts w:hint="eastAsia"/>
                <w:shd w:val="clear" w:color="auto" w:fill="FFFFFF"/>
              </w:rPr>
              <w:t>采用</w:t>
            </w:r>
            <w:r w:rsidR="00BE7D67" w:rsidRPr="002331DD">
              <w:rPr>
                <w:rFonts w:hint="eastAsia"/>
                <w:shd w:val="clear" w:color="auto" w:fill="FFFFFF"/>
              </w:rPr>
              <w:t>2D</w:t>
            </w:r>
            <w:r w:rsidR="00BE7D67" w:rsidRPr="002331DD">
              <w:rPr>
                <w:rFonts w:hint="eastAsia"/>
                <w:shd w:val="clear" w:color="auto" w:fill="FFFFFF"/>
              </w:rPr>
              <w:t>深度可分离</w:t>
            </w:r>
            <w:r w:rsidR="00432268" w:rsidRPr="002331DD">
              <w:rPr>
                <w:rFonts w:hint="eastAsia"/>
                <w:shd w:val="clear" w:color="auto" w:fill="FFFFFF"/>
              </w:rPr>
              <w:t>轻量化卷积结构与高效特征提取机制，在保持预测精度的同时有效降低模型参数量与计算开销，实现精度与部署效率的兼顾。</w:t>
            </w:r>
            <w:r w:rsidR="0079093D" w:rsidRPr="002331DD">
              <w:rPr>
                <w:rFonts w:hint="eastAsia"/>
                <w:shd w:val="clear" w:color="auto" w:fill="FFFFFF"/>
              </w:rPr>
              <w:t>（</w:t>
            </w:r>
            <w:r w:rsidR="0079093D" w:rsidRPr="002331DD">
              <w:rPr>
                <w:shd w:val="clear" w:color="auto" w:fill="FFFFFF"/>
              </w:rPr>
              <w:t>3</w:t>
            </w:r>
            <w:r w:rsidR="0079093D" w:rsidRPr="002331DD">
              <w:rPr>
                <w:rFonts w:hint="eastAsia"/>
                <w:shd w:val="clear" w:color="auto" w:fill="FFFFFF"/>
              </w:rPr>
              <w:t>）</w:t>
            </w:r>
            <w:r w:rsidR="00575449" w:rsidRPr="002331DD">
              <w:rPr>
                <w:rFonts w:hint="eastAsia"/>
                <w:shd w:val="clear" w:color="auto" w:fill="FFFFFF"/>
              </w:rPr>
              <w:t>从结构层面引入多变量特征融合与交互建模机制，通过对各变量的特征通道进行重组与对齐，在语义层面建立不同变量间的映射关系；同时设计可自适应的信息交互结构，</w:t>
            </w:r>
            <w:r w:rsidR="00777889" w:rsidRPr="002331DD">
              <w:rPr>
                <w:rFonts w:hint="eastAsia"/>
                <w:shd w:val="clear" w:color="auto" w:fill="FFFFFF"/>
              </w:rPr>
              <w:t>在深度可分离卷积部分进行</w:t>
            </w:r>
            <w:r w:rsidR="00E50152" w:rsidRPr="002331DD">
              <w:rPr>
                <w:rFonts w:hint="eastAsia"/>
                <w:shd w:val="clear" w:color="auto" w:fill="FFFFFF"/>
              </w:rPr>
              <w:t>不同层次的融合。</w:t>
            </w:r>
            <w:bookmarkEnd w:id="24"/>
          </w:p>
        </w:tc>
      </w:tr>
      <w:tr w:rsidR="00394FF8" w:rsidRPr="002331DD" w14:paraId="0F5AD823" w14:textId="77777777">
        <w:trPr>
          <w:trHeight w:val="274"/>
        </w:trPr>
        <w:tc>
          <w:tcPr>
            <w:tcW w:w="1135" w:type="dxa"/>
          </w:tcPr>
          <w:p w14:paraId="0F5AD81F" w14:textId="77777777" w:rsidR="00394FF8" w:rsidRPr="002331DD" w:rsidRDefault="0079093D">
            <w:pPr>
              <w:pStyle w:val="afc"/>
              <w:numPr>
                <w:ilvl w:val="0"/>
                <w:numId w:val="1"/>
              </w:numPr>
              <w:ind w:firstLineChars="0"/>
              <w:rPr>
                <w:szCs w:val="21"/>
              </w:rPr>
            </w:pPr>
            <w:r w:rsidRPr="002331DD">
              <w:rPr>
                <w:rFonts w:hint="eastAsia"/>
                <w:szCs w:val="21"/>
              </w:rPr>
              <w:lastRenderedPageBreak/>
              <w:t>创新点</w:t>
            </w:r>
          </w:p>
        </w:tc>
        <w:tc>
          <w:tcPr>
            <w:tcW w:w="9356" w:type="dxa"/>
          </w:tcPr>
          <w:p w14:paraId="0F5AD820" w14:textId="63C34199" w:rsidR="00394FF8" w:rsidRPr="002331DD" w:rsidRDefault="00CD4ADD">
            <w:pPr>
              <w:pStyle w:val="afc"/>
              <w:numPr>
                <w:ilvl w:val="0"/>
                <w:numId w:val="2"/>
              </w:numPr>
              <w:spacing w:before="80"/>
              <w:ind w:firstLineChars="0"/>
              <w:rPr>
                <w:color w:val="000000" w:themeColor="text1"/>
                <w:szCs w:val="21"/>
              </w:rPr>
            </w:pPr>
            <w:bookmarkStart w:id="25" w:name="OLE_LINK1"/>
            <w:ins w:id="26" w:author="振国 杨" w:date="2025-12-09T15:17:00Z" w16du:dateUtc="2025-12-09T07:17:00Z">
              <w:r w:rsidRPr="00CD4ADD">
                <w:rPr>
                  <w:rFonts w:hint="eastAsia"/>
                  <w:color w:val="000000" w:themeColor="text1"/>
                  <w:szCs w:val="21"/>
                </w:rPr>
                <w:t>将多尺度显式建模与</w:t>
              </w:r>
              <w:r w:rsidRPr="00CD4ADD">
                <w:rPr>
                  <w:rFonts w:hint="eastAsia"/>
                  <w:color w:val="000000" w:themeColor="text1"/>
                  <w:szCs w:val="21"/>
                </w:rPr>
                <w:t xml:space="preserve">1D </w:t>
              </w:r>
              <w:r w:rsidRPr="00CD4ADD">
                <w:rPr>
                  <w:rFonts w:hint="eastAsia"/>
                  <w:color w:val="000000" w:themeColor="text1"/>
                  <w:szCs w:val="21"/>
                </w:rPr>
                <w:t>到</w:t>
              </w:r>
              <w:r w:rsidRPr="00CD4ADD">
                <w:rPr>
                  <w:rFonts w:hint="eastAsia"/>
                  <w:color w:val="000000" w:themeColor="text1"/>
                  <w:szCs w:val="21"/>
                </w:rPr>
                <w:t xml:space="preserve"> 2D </w:t>
              </w:r>
              <w:r w:rsidRPr="00CD4ADD">
                <w:rPr>
                  <w:rFonts w:hint="eastAsia"/>
                  <w:color w:val="000000" w:themeColor="text1"/>
                  <w:szCs w:val="21"/>
                </w:rPr>
                <w:t>的周期结构转换机制融合</w:t>
              </w:r>
            </w:ins>
            <w:del w:id="27" w:author="振国 杨" w:date="2025-12-09T15:17:00Z" w16du:dateUtc="2025-12-09T07:17:00Z">
              <w:r w:rsidR="006E0E06" w:rsidRPr="002331DD" w:rsidDel="00CD4ADD">
                <w:rPr>
                  <w:rFonts w:hint="eastAsia"/>
                  <w:color w:val="000000" w:themeColor="text1"/>
                  <w:szCs w:val="21"/>
                </w:rPr>
                <w:delText>将多尺度显式建模融合</w:delText>
              </w:r>
              <w:r w:rsidR="000B79ED" w:rsidRPr="002331DD" w:rsidDel="00CD4ADD">
                <w:rPr>
                  <w:rFonts w:hint="eastAsia"/>
                  <w:color w:val="000000" w:themeColor="text1"/>
                  <w:szCs w:val="21"/>
                </w:rPr>
                <w:delText>进</w:delText>
              </w:r>
              <w:r w:rsidR="009964D5" w:rsidRPr="002331DD" w:rsidDel="00CD4ADD">
                <w:rPr>
                  <w:rFonts w:hint="eastAsia"/>
                  <w:color w:val="000000" w:themeColor="text1"/>
                  <w:szCs w:val="21"/>
                </w:rPr>
                <w:delText xml:space="preserve">1D </w:delText>
              </w:r>
              <w:r w:rsidR="009964D5" w:rsidRPr="002331DD" w:rsidDel="00CD4ADD">
                <w:rPr>
                  <w:rFonts w:hint="eastAsia"/>
                  <w:color w:val="000000" w:themeColor="text1"/>
                  <w:szCs w:val="21"/>
                </w:rPr>
                <w:delText>到</w:delText>
              </w:r>
              <w:r w:rsidR="009964D5" w:rsidRPr="002331DD" w:rsidDel="00CD4ADD">
                <w:rPr>
                  <w:rFonts w:hint="eastAsia"/>
                  <w:color w:val="000000" w:themeColor="text1"/>
                  <w:szCs w:val="21"/>
                </w:rPr>
                <w:delText xml:space="preserve"> 2D </w:delText>
              </w:r>
              <w:r w:rsidR="009964D5" w:rsidRPr="002331DD" w:rsidDel="00CD4ADD">
                <w:rPr>
                  <w:rFonts w:hint="eastAsia"/>
                  <w:color w:val="000000" w:themeColor="text1"/>
                  <w:szCs w:val="21"/>
                </w:rPr>
                <w:delText>的周期结构转换机制</w:delText>
              </w:r>
              <w:bookmarkEnd w:id="25"/>
              <w:r w:rsidR="000B79ED" w:rsidRPr="002331DD" w:rsidDel="00CD4ADD">
                <w:rPr>
                  <w:rFonts w:hint="eastAsia"/>
                  <w:color w:val="000000" w:themeColor="text1"/>
                  <w:szCs w:val="21"/>
                </w:rPr>
                <w:delText>中</w:delText>
              </w:r>
            </w:del>
            <w:r w:rsidR="000B79ED" w:rsidRPr="002331DD">
              <w:rPr>
                <w:rFonts w:hint="eastAsia"/>
                <w:color w:val="000000" w:themeColor="text1"/>
                <w:szCs w:val="21"/>
              </w:rPr>
              <w:t xml:space="preserve">  </w:t>
            </w:r>
          </w:p>
          <w:p w14:paraId="0F5AD821" w14:textId="3600C913" w:rsidR="00394FF8" w:rsidRPr="002331DD" w:rsidRDefault="001E3113">
            <w:pPr>
              <w:pStyle w:val="afc"/>
              <w:numPr>
                <w:ilvl w:val="0"/>
                <w:numId w:val="2"/>
              </w:numPr>
              <w:spacing w:before="80"/>
              <w:ind w:firstLineChars="0"/>
              <w:rPr>
                <w:color w:val="000000" w:themeColor="text1"/>
                <w:szCs w:val="21"/>
              </w:rPr>
            </w:pPr>
            <w:bookmarkStart w:id="28" w:name="OLE_LINK2"/>
            <w:r w:rsidRPr="002331DD">
              <w:rPr>
                <w:rFonts w:hint="eastAsia"/>
                <w:color w:val="000000" w:themeColor="text1"/>
                <w:szCs w:val="21"/>
              </w:rPr>
              <w:t>引入</w:t>
            </w:r>
            <w:r w:rsidRPr="002331DD">
              <w:rPr>
                <w:rFonts w:hint="eastAsia"/>
                <w:color w:val="000000" w:themeColor="text1"/>
                <w:szCs w:val="21"/>
              </w:rPr>
              <w:t>2D</w:t>
            </w:r>
            <w:r w:rsidRPr="002331DD">
              <w:rPr>
                <w:rFonts w:hint="eastAsia"/>
                <w:color w:val="000000" w:themeColor="text1"/>
                <w:szCs w:val="21"/>
              </w:rPr>
              <w:t>深度可分离卷积与通道维度重组机制，构建高效的多变量特征提取结构</w:t>
            </w:r>
          </w:p>
          <w:p w14:paraId="0F5AD822" w14:textId="0BB3EA05" w:rsidR="00394FF8" w:rsidRPr="002331DD" w:rsidRDefault="001E3113">
            <w:pPr>
              <w:pStyle w:val="afc"/>
              <w:numPr>
                <w:ilvl w:val="0"/>
                <w:numId w:val="2"/>
              </w:numPr>
              <w:spacing w:before="80"/>
              <w:ind w:firstLineChars="0"/>
              <w:rPr>
                <w:color w:val="000000" w:themeColor="text1"/>
                <w:szCs w:val="21"/>
              </w:rPr>
            </w:pPr>
            <w:bookmarkStart w:id="29" w:name="OLE_LINK3"/>
            <w:bookmarkEnd w:id="28"/>
            <w:r w:rsidRPr="002331DD">
              <w:rPr>
                <w:rFonts w:hint="eastAsia"/>
                <w:color w:val="000000" w:themeColor="text1"/>
                <w:szCs w:val="21"/>
              </w:rPr>
              <w:t>构建多尺度周期特征融合机制与轻量级预测头，</w:t>
            </w:r>
            <w:r w:rsidR="00F97AD8" w:rsidRPr="002331DD">
              <w:rPr>
                <w:rFonts w:hint="eastAsia"/>
                <w:color w:val="000000" w:themeColor="text1"/>
                <w:szCs w:val="21"/>
              </w:rPr>
              <w:t>增强变量间信息关联表达</w:t>
            </w:r>
            <w:bookmarkEnd w:id="29"/>
            <w:r w:rsidR="00F97AD8" w:rsidRPr="002331DD">
              <w:rPr>
                <w:rFonts w:hint="eastAsia"/>
                <w:color w:val="000000" w:themeColor="text1"/>
                <w:szCs w:val="21"/>
              </w:rPr>
              <w:t xml:space="preserve">  </w:t>
            </w:r>
          </w:p>
        </w:tc>
      </w:tr>
      <w:tr w:rsidR="00394FF8" w:rsidRPr="002331DD" w14:paraId="0F5AD88D" w14:textId="77777777">
        <w:trPr>
          <w:trHeight w:val="274"/>
        </w:trPr>
        <w:tc>
          <w:tcPr>
            <w:tcW w:w="1135" w:type="dxa"/>
          </w:tcPr>
          <w:p w14:paraId="0F5AD824" w14:textId="77777777" w:rsidR="00394FF8" w:rsidRPr="002331DD" w:rsidRDefault="0079093D">
            <w:pPr>
              <w:ind w:firstLine="420"/>
              <w:rPr>
                <w:szCs w:val="21"/>
              </w:rPr>
            </w:pPr>
            <w:r w:rsidRPr="002331DD">
              <w:rPr>
                <w:rFonts w:hint="eastAsia"/>
                <w:szCs w:val="21"/>
              </w:rPr>
              <w:t>四</w:t>
            </w:r>
            <w:r w:rsidRPr="002331DD">
              <w:rPr>
                <w:szCs w:val="21"/>
              </w:rPr>
              <w:t>、</w:t>
            </w:r>
            <w:r w:rsidRPr="002331DD">
              <w:rPr>
                <w:rFonts w:hint="eastAsia"/>
                <w:szCs w:val="21"/>
              </w:rPr>
              <w:t>研究</w:t>
            </w:r>
            <w:r w:rsidRPr="002331DD">
              <w:rPr>
                <w:szCs w:val="21"/>
              </w:rPr>
              <w:t>内容</w:t>
            </w:r>
          </w:p>
        </w:tc>
        <w:tc>
          <w:tcPr>
            <w:tcW w:w="9356" w:type="dxa"/>
          </w:tcPr>
          <w:p w14:paraId="0F5AD825" w14:textId="4D43A123" w:rsidR="00394FF8" w:rsidRPr="00FC3F10" w:rsidDel="007963EC" w:rsidRDefault="0079093D">
            <w:pPr>
              <w:ind w:firstLine="420"/>
              <w:rPr>
                <w:del w:id="30" w:author="振国 杨" w:date="2025-11-19T10:33:00Z" w16du:dateUtc="2025-11-19T02:33:00Z"/>
                <w:color w:val="000000" w:themeColor="text1"/>
                <w:szCs w:val="21"/>
              </w:rPr>
            </w:pPr>
            <w:del w:id="31" w:author="振国 杨" w:date="2025-11-19T10:33:00Z" w16du:dateUtc="2025-11-19T02:33:00Z">
              <w:r w:rsidRPr="00FC3F10" w:rsidDel="007963EC">
                <w:rPr>
                  <w:rFonts w:hint="eastAsia"/>
                  <w:color w:val="000000" w:themeColor="text1"/>
                  <w:szCs w:val="21"/>
                </w:rPr>
                <w:delText>本</w:delText>
              </w:r>
              <w:r w:rsidRPr="00FC3F10" w:rsidDel="007963EC">
                <w:rPr>
                  <w:rFonts w:cs="Times New Roman" w:hint="eastAsia"/>
                </w:rPr>
                <w:delText>文的主要贡献如下：</w:delText>
              </w:r>
            </w:del>
          </w:p>
          <w:p w14:paraId="0F5AD826" w14:textId="41D01E4C" w:rsidR="00394FF8" w:rsidRPr="002331DD" w:rsidDel="007963EC" w:rsidRDefault="001E3113">
            <w:pPr>
              <w:pStyle w:val="afc"/>
              <w:numPr>
                <w:ilvl w:val="0"/>
                <w:numId w:val="3"/>
              </w:numPr>
              <w:spacing w:before="80"/>
              <w:ind w:left="420" w:firstLineChars="0" w:hanging="420"/>
              <w:rPr>
                <w:del w:id="32" w:author="振国 杨" w:date="2025-11-19T10:33:00Z" w16du:dateUtc="2025-11-19T02:33:00Z"/>
                <w:color w:val="000000" w:themeColor="text1"/>
                <w:szCs w:val="21"/>
              </w:rPr>
            </w:pPr>
            <w:del w:id="33" w:author="振国 杨" w:date="2025-11-19T10:33:00Z" w16du:dateUtc="2025-11-19T02:33:00Z">
              <w:r w:rsidRPr="002331DD" w:rsidDel="007963EC">
                <w:rPr>
                  <w:rFonts w:hint="eastAsia"/>
                  <w:color w:val="000000" w:themeColor="text1"/>
                  <w:szCs w:val="21"/>
                </w:rPr>
                <w:delText>提出一种面向多尺度周期建模的温室环境变量预测框架。针对智能温室环境变量具有显著日、周、季节周期性的特征，本文引入傅里叶变换提取主要周期信号，并设计</w:delText>
              </w:r>
              <w:r w:rsidRPr="002331DD" w:rsidDel="007963EC">
                <w:rPr>
                  <w:rFonts w:hint="eastAsia"/>
                  <w:color w:val="000000" w:themeColor="text1"/>
                  <w:szCs w:val="21"/>
                </w:rPr>
                <w:delText>1D</w:delText>
              </w:r>
              <w:r w:rsidRPr="002331DD" w:rsidDel="007963EC">
                <w:rPr>
                  <w:rFonts w:hint="eastAsia"/>
                  <w:color w:val="000000" w:themeColor="text1"/>
                  <w:szCs w:val="21"/>
                </w:rPr>
                <w:delText>到</w:delText>
              </w:r>
              <w:r w:rsidRPr="002331DD" w:rsidDel="007963EC">
                <w:rPr>
                  <w:rFonts w:hint="eastAsia"/>
                  <w:color w:val="000000" w:themeColor="text1"/>
                  <w:szCs w:val="21"/>
                </w:rPr>
                <w:delText>2D</w:delText>
              </w:r>
              <w:r w:rsidRPr="002331DD" w:rsidDel="007963EC">
                <w:rPr>
                  <w:rFonts w:hint="eastAsia"/>
                  <w:color w:val="000000" w:themeColor="text1"/>
                  <w:szCs w:val="21"/>
                </w:rPr>
                <w:delText>结构重构机制，显式建模周期内与周期间的时序变化规律，提升了模型对多周期结构的感知能力</w:delText>
              </w:r>
              <w:r w:rsidR="0079093D" w:rsidRPr="002331DD" w:rsidDel="007963EC">
                <w:rPr>
                  <w:rFonts w:hint="eastAsia"/>
                  <w:color w:val="000000" w:themeColor="text1"/>
                  <w:szCs w:val="21"/>
                </w:rPr>
                <w:delText>；</w:delText>
              </w:r>
            </w:del>
          </w:p>
          <w:p w14:paraId="0F5AD827" w14:textId="1B72A534" w:rsidR="00394FF8" w:rsidRPr="002331DD" w:rsidDel="007963EC" w:rsidRDefault="001E3113">
            <w:pPr>
              <w:pStyle w:val="afc"/>
              <w:numPr>
                <w:ilvl w:val="0"/>
                <w:numId w:val="3"/>
              </w:numPr>
              <w:spacing w:before="80"/>
              <w:ind w:left="420" w:firstLineChars="0" w:hanging="420"/>
              <w:rPr>
                <w:del w:id="34" w:author="振国 杨" w:date="2025-11-19T10:33:00Z" w16du:dateUtc="2025-11-19T02:33:00Z"/>
                <w:color w:val="000000" w:themeColor="text1"/>
                <w:szCs w:val="21"/>
              </w:rPr>
            </w:pPr>
            <w:del w:id="35" w:author="振国 杨" w:date="2025-11-19T10:33:00Z" w16du:dateUtc="2025-11-19T02:33:00Z">
              <w:r w:rsidRPr="002331DD" w:rsidDel="007963EC">
                <w:rPr>
                  <w:rFonts w:hint="eastAsia"/>
                  <w:color w:val="000000" w:themeColor="text1"/>
                  <w:szCs w:val="21"/>
                </w:rPr>
                <w:lastRenderedPageBreak/>
                <w:delText>设计通道重排机制与</w:delText>
              </w:r>
              <w:r w:rsidRPr="002331DD" w:rsidDel="007963EC">
                <w:rPr>
                  <w:rFonts w:hint="eastAsia"/>
                  <w:color w:val="000000" w:themeColor="text1"/>
                  <w:szCs w:val="21"/>
                </w:rPr>
                <w:delText>2D</w:delText>
              </w:r>
              <w:r w:rsidRPr="002331DD" w:rsidDel="007963EC">
                <w:rPr>
                  <w:rFonts w:hint="eastAsia"/>
                  <w:color w:val="000000" w:themeColor="text1"/>
                  <w:szCs w:val="21"/>
                </w:rPr>
                <w:delText>深度可分离卷积模块，实现高效多变量特征提取。为解决多尺度、多变量在</w:delText>
              </w:r>
              <w:r w:rsidRPr="002331DD" w:rsidDel="007963EC">
                <w:rPr>
                  <w:rFonts w:hint="eastAsia"/>
                  <w:color w:val="000000" w:themeColor="text1"/>
                  <w:szCs w:val="21"/>
                </w:rPr>
                <w:delText>2D</w:delText>
              </w:r>
              <w:r w:rsidRPr="002331DD" w:rsidDel="007963EC">
                <w:rPr>
                  <w:rFonts w:hint="eastAsia"/>
                  <w:color w:val="000000" w:themeColor="text1"/>
                  <w:szCs w:val="21"/>
                </w:rPr>
                <w:delText>建模中维度混叠的问题，本文提出变量</w:delText>
              </w:r>
              <w:r w:rsidRPr="002331DD" w:rsidDel="007963EC">
                <w:rPr>
                  <w:rFonts w:hint="eastAsia"/>
                  <w:color w:val="000000" w:themeColor="text1"/>
                  <w:szCs w:val="21"/>
                </w:rPr>
                <w:delText>-</w:delText>
              </w:r>
              <w:r w:rsidRPr="002331DD" w:rsidDel="007963EC">
                <w:rPr>
                  <w:rFonts w:hint="eastAsia"/>
                  <w:color w:val="000000" w:themeColor="text1"/>
                  <w:szCs w:val="21"/>
                </w:rPr>
                <w:delText>尺度解耦重构策略，并结合深度可分离卷积分别处理变量内局部特征与变量间全局关系，在显著降低计算复杂度的同时提升特征表达能力</w:delText>
              </w:r>
              <w:r w:rsidR="0079093D" w:rsidRPr="002331DD" w:rsidDel="007963EC">
                <w:rPr>
                  <w:rFonts w:hint="eastAsia"/>
                  <w:color w:val="000000" w:themeColor="text1"/>
                  <w:szCs w:val="21"/>
                </w:rPr>
                <w:delText>；</w:delText>
              </w:r>
            </w:del>
          </w:p>
          <w:p w14:paraId="0F5AD828" w14:textId="75E6B7ED" w:rsidR="00394FF8" w:rsidRPr="002331DD" w:rsidDel="007963EC" w:rsidRDefault="001E3113">
            <w:pPr>
              <w:pStyle w:val="afc"/>
              <w:numPr>
                <w:ilvl w:val="0"/>
                <w:numId w:val="3"/>
              </w:numPr>
              <w:spacing w:before="80"/>
              <w:ind w:left="420" w:firstLineChars="0" w:hanging="420"/>
              <w:rPr>
                <w:del w:id="36" w:author="振国 杨" w:date="2025-11-19T10:33:00Z" w16du:dateUtc="2025-11-19T02:33:00Z"/>
                <w:color w:val="000000" w:themeColor="text1"/>
                <w:szCs w:val="21"/>
              </w:rPr>
            </w:pPr>
            <w:del w:id="37" w:author="振国 杨" w:date="2025-11-19T10:33:00Z" w16du:dateUtc="2025-11-19T02:33:00Z">
              <w:r w:rsidRPr="002331DD" w:rsidDel="007963EC">
                <w:rPr>
                  <w:rFonts w:hint="eastAsia"/>
                  <w:color w:val="000000" w:themeColor="text1"/>
                  <w:szCs w:val="21"/>
                </w:rPr>
                <w:delText>构建多尺度周期特征融合与轻量预测头，提升模型的精度与可部署性。本文设计尺度对齐与加权融合机制，整合不同尺度周期张量的语义信息，同时结合</w:delText>
              </w:r>
              <w:r w:rsidRPr="002331DD" w:rsidDel="007963EC">
                <w:rPr>
                  <w:rFonts w:hint="eastAsia"/>
                  <w:color w:val="000000" w:themeColor="text1"/>
                  <w:szCs w:val="21"/>
                </w:rPr>
                <w:delText>Patch-style</w:delText>
              </w:r>
              <w:r w:rsidRPr="002331DD" w:rsidDel="007963EC">
                <w:rPr>
                  <w:rFonts w:hint="eastAsia"/>
                  <w:color w:val="000000" w:themeColor="text1"/>
                  <w:szCs w:val="21"/>
                </w:rPr>
                <w:delText>特征混合结构与轻量预测头模块，实现多步、多变量环境状态的精准预测，并满足边缘部署的性能需求</w:delText>
              </w:r>
              <w:r w:rsidR="0079093D" w:rsidRPr="002331DD" w:rsidDel="007963EC">
                <w:rPr>
                  <w:rFonts w:hint="eastAsia"/>
                  <w:color w:val="000000" w:themeColor="text1"/>
                  <w:szCs w:val="21"/>
                </w:rPr>
                <w:delText>。</w:delText>
              </w:r>
            </w:del>
          </w:p>
          <w:p w14:paraId="34B657D6" w14:textId="5D62A016" w:rsidR="001E3113" w:rsidRPr="002331DD" w:rsidDel="007963EC" w:rsidRDefault="001E3113" w:rsidP="001E3113">
            <w:pPr>
              <w:spacing w:before="80"/>
              <w:ind w:firstLine="480"/>
              <w:rPr>
                <w:del w:id="38" w:author="振国 杨" w:date="2025-11-19T10:33:00Z" w16du:dateUtc="2025-11-19T02:33:00Z"/>
                <w:color w:val="000000" w:themeColor="text1"/>
                <w:szCs w:val="21"/>
              </w:rPr>
            </w:pPr>
            <w:del w:id="39" w:author="振国 杨" w:date="2025-11-19T10:33:00Z" w16du:dateUtc="2025-11-19T02:33:00Z">
              <w:r w:rsidRPr="00FC3F10" w:rsidDel="007963EC">
                <w:rPr>
                  <w:sz w:val="24"/>
                </w:rPr>
                <w:delText>M</w:delText>
              </w:r>
              <w:r w:rsidRPr="00FC3F10" w:rsidDel="007963EC">
                <w:rPr>
                  <w:rFonts w:hint="eastAsia"/>
                  <w:sz w:val="24"/>
                </w:rPr>
                <w:delText>ethods</w:delText>
              </w:r>
              <w:r w:rsidRPr="00FC3F10" w:rsidDel="007963EC">
                <w:rPr>
                  <w:color w:val="000000" w:themeColor="text1"/>
                  <w:szCs w:val="21"/>
                </w:rPr>
                <w:delText xml:space="preserve">: </w:delText>
              </w:r>
            </w:del>
          </w:p>
          <w:p w14:paraId="52547FE9" w14:textId="0CFE20F2" w:rsidR="001E3113" w:rsidRPr="002331DD" w:rsidRDefault="001E3113" w:rsidP="00361F77">
            <w:pPr>
              <w:ind w:firstLine="420"/>
            </w:pPr>
            <w:r w:rsidRPr="002331DD">
              <w:rPr>
                <w:rFonts w:hint="eastAsia"/>
              </w:rPr>
              <w:t>本文提出的</w:t>
            </w:r>
            <w:r w:rsidR="00A37814" w:rsidRPr="002331DD">
              <w:rPr>
                <w:rFonts w:hint="eastAsia"/>
                <w:szCs w:val="24"/>
              </w:rPr>
              <w:t>基于时序周期与轻量卷积网络的温室环境变量预测模型</w:t>
            </w:r>
            <w:r w:rsidR="007949E3" w:rsidRPr="002331DD">
              <w:rPr>
                <w:rFonts w:hint="eastAsia"/>
                <w:szCs w:val="24"/>
              </w:rPr>
              <w:t>（</w:t>
            </w:r>
            <w:r w:rsidR="007949E3" w:rsidRPr="002331DD">
              <w:rPr>
                <w:szCs w:val="24"/>
              </w:rPr>
              <w:t>Greenhouse Environmental Variable Prediction Model Based on Temporal Periodicity and Lightweight Convolutional Networks</w:t>
            </w:r>
            <w:r w:rsidR="007949E3" w:rsidRPr="002331DD">
              <w:rPr>
                <w:rFonts w:hint="eastAsia"/>
                <w:szCs w:val="24"/>
              </w:rPr>
              <w:t>）</w:t>
            </w:r>
            <w:commentRangeStart w:id="40"/>
            <w:r w:rsidRPr="002331DD">
              <w:rPr>
                <w:rFonts w:hint="eastAsia"/>
              </w:rPr>
              <w:t>结构</w:t>
            </w:r>
            <w:commentRangeEnd w:id="40"/>
            <w:r w:rsidR="003D10DC" w:rsidRPr="002331DD">
              <w:rPr>
                <w:rStyle w:val="afa"/>
              </w:rPr>
              <w:commentReference w:id="40"/>
            </w:r>
            <w:r w:rsidRPr="002331DD">
              <w:rPr>
                <w:rFonts w:hint="eastAsia"/>
              </w:rPr>
              <w:t>如图</w:t>
            </w:r>
            <w:r w:rsidRPr="002331DD">
              <w:rPr>
                <w:rFonts w:hint="eastAsia"/>
              </w:rPr>
              <w:t>1</w:t>
            </w:r>
            <w:r w:rsidRPr="002331DD">
              <w:rPr>
                <w:rFonts w:hint="eastAsia"/>
              </w:rPr>
              <w:t>所示</w:t>
            </w:r>
            <w:r w:rsidR="009D1E7D" w:rsidRPr="002331DD">
              <w:rPr>
                <w:rFonts w:hint="eastAsia"/>
              </w:rPr>
              <w:t>。该模型首先通过多尺度序列生成模块，将原始的多变量时序数据下采样以捕捉不同时间粒度的模式</w:t>
            </w:r>
            <w:r w:rsidR="009D1E7D" w:rsidRPr="002331DD">
              <w:rPr>
                <w:rFonts w:hint="eastAsia"/>
              </w:rPr>
              <w:t xml:space="preserve"> </w:t>
            </w:r>
            <w:r w:rsidR="009D1E7D" w:rsidRPr="002331DD">
              <w:rPr>
                <w:rFonts w:hint="eastAsia"/>
              </w:rPr>
              <w:t>。接着，尺度内一维时间序列到二维图像转换模块利用快速傅里叶</w:t>
            </w:r>
            <w:r w:rsidR="002077F6" w:rsidRPr="002331DD">
              <w:rPr>
                <w:rFonts w:hint="eastAsia"/>
              </w:rPr>
              <w:t>变换（</w:t>
            </w:r>
            <w:r w:rsidR="00463A04" w:rsidRPr="002331DD">
              <w:t>Fast Fourier Transform</w:t>
            </w:r>
            <w:r w:rsidR="00463A04" w:rsidRPr="002331DD">
              <w:rPr>
                <w:rFonts w:hint="eastAsia"/>
              </w:rPr>
              <w:t>，</w:t>
            </w:r>
            <w:r w:rsidR="00463A04" w:rsidRPr="002331DD">
              <w:t>FFT</w:t>
            </w:r>
            <w:r w:rsidR="002077F6" w:rsidRPr="002331DD">
              <w:rPr>
                <w:rFonts w:hint="eastAsia"/>
              </w:rPr>
              <w:t>）</w:t>
            </w:r>
            <w:r w:rsidR="009D1E7D" w:rsidRPr="002331DD">
              <w:rPr>
                <w:rFonts w:hint="eastAsia"/>
              </w:rPr>
              <w:t>分析序列周期性，并将</w:t>
            </w:r>
            <w:r w:rsidR="009D1E7D" w:rsidRPr="002331DD">
              <w:rPr>
                <w:rFonts w:hint="eastAsia"/>
              </w:rPr>
              <w:t>1D</w:t>
            </w:r>
            <w:r w:rsidR="009D1E7D" w:rsidRPr="002331DD">
              <w:rPr>
                <w:rFonts w:hint="eastAsia"/>
              </w:rPr>
              <w:t>序列重塑为</w:t>
            </w:r>
            <w:r w:rsidR="009D1E7D" w:rsidRPr="002331DD">
              <w:rPr>
                <w:rFonts w:hint="eastAsia"/>
              </w:rPr>
              <w:t>2D</w:t>
            </w:r>
            <w:r w:rsidR="009D1E7D" w:rsidRPr="002331DD">
              <w:rPr>
                <w:rFonts w:hint="eastAsia"/>
              </w:rPr>
              <w:t>图像以显式建模周期变化</w:t>
            </w:r>
            <w:r w:rsidR="009D1E7D" w:rsidRPr="002331DD">
              <w:rPr>
                <w:rFonts w:hint="eastAsia"/>
              </w:rPr>
              <w:t xml:space="preserve"> </w:t>
            </w:r>
            <w:r w:rsidR="009D1E7D" w:rsidRPr="002331DD">
              <w:rPr>
                <w:rFonts w:hint="eastAsia"/>
              </w:rPr>
              <w:t>。为了便于高效处理，变量</w:t>
            </w:r>
            <w:r w:rsidR="009D1E7D" w:rsidRPr="002331DD">
              <w:rPr>
                <w:rFonts w:hint="eastAsia"/>
              </w:rPr>
              <w:t>-</w:t>
            </w:r>
            <w:r w:rsidR="009D1E7D" w:rsidRPr="002331DD">
              <w:rPr>
                <w:rFonts w:hint="eastAsia"/>
              </w:rPr>
              <w:t>尺度解耦重构模块对数据维度进行重组</w:t>
            </w:r>
            <w:r w:rsidR="009D1E7D" w:rsidRPr="002331DD">
              <w:rPr>
                <w:rFonts w:hint="eastAsia"/>
              </w:rPr>
              <w:t xml:space="preserve"> </w:t>
            </w:r>
            <w:r w:rsidR="009D1E7D" w:rsidRPr="002331DD">
              <w:rPr>
                <w:rFonts w:hint="eastAsia"/>
              </w:rPr>
              <w:t>。随后，模型采用</w:t>
            </w:r>
            <w:r w:rsidR="009D1E7D" w:rsidRPr="002331DD">
              <w:rPr>
                <w:rFonts w:hint="eastAsia"/>
              </w:rPr>
              <w:t>2D</w:t>
            </w:r>
            <w:r w:rsidR="009D1E7D" w:rsidRPr="002331DD">
              <w:rPr>
                <w:rFonts w:hint="eastAsia"/>
              </w:rPr>
              <w:t>深度可分离卷积模块，以轻量化的方式提取</w:t>
            </w:r>
            <w:r w:rsidR="009D1E7D" w:rsidRPr="002331DD">
              <w:rPr>
                <w:rFonts w:hint="eastAsia"/>
              </w:rPr>
              <w:t>2D</w:t>
            </w:r>
            <w:r w:rsidR="009D1E7D" w:rsidRPr="002331DD">
              <w:rPr>
                <w:rFonts w:hint="eastAsia"/>
              </w:rPr>
              <w:t>图像中的深层特征并融合多变量信息</w:t>
            </w:r>
            <w:r w:rsidR="009D1E7D" w:rsidRPr="002331DD">
              <w:rPr>
                <w:rFonts w:hint="eastAsia"/>
              </w:rPr>
              <w:t xml:space="preserve"> </w:t>
            </w:r>
            <w:r w:rsidR="009D1E7D" w:rsidRPr="002331DD">
              <w:rPr>
                <w:rFonts w:hint="eastAsia"/>
              </w:rPr>
              <w:t>。最后，多尺度特征融合模块将来自不同尺度的预测信息进行聚合，输出最终的温室环境变量预测结果</w:t>
            </w:r>
            <w:r w:rsidR="009D1E7D" w:rsidRPr="002331DD">
              <w:rPr>
                <w:rFonts w:hint="eastAsia"/>
              </w:rPr>
              <w:t xml:space="preserve"> </w:t>
            </w:r>
            <w:r w:rsidR="009D1E7D" w:rsidRPr="002331DD">
              <w:rPr>
                <w:rFonts w:hint="eastAsia"/>
              </w:rPr>
              <w:t>。</w:t>
            </w:r>
            <w:del w:id="41" w:author="振国 杨" w:date="2025-11-19T10:24:00Z" w16du:dateUtc="2025-11-19T02:24:00Z">
              <w:r w:rsidRPr="002331DD" w:rsidDel="006E307E">
                <w:rPr>
                  <w:rFonts w:hint="eastAsia"/>
                </w:rPr>
                <w:delText>：</w:delText>
              </w:r>
            </w:del>
          </w:p>
          <w:p w14:paraId="0EBBFF50" w14:textId="6639E2FB" w:rsidR="001E3113" w:rsidRPr="002331DD" w:rsidRDefault="009C0EF1" w:rsidP="009C0EF1">
            <w:pPr>
              <w:spacing w:before="120" w:line="240" w:lineRule="auto"/>
              <w:ind w:firstLineChars="0" w:firstLine="0"/>
              <w:jc w:val="center"/>
              <w:rPr>
                <w:sz w:val="24"/>
              </w:rPr>
            </w:pPr>
            <w:r w:rsidRPr="002331DD">
              <w:rPr>
                <w:noProof/>
                <w:sz w:val="24"/>
              </w:rPr>
              <w:drawing>
                <wp:inline distT="0" distB="0" distL="0" distR="0" wp14:anchorId="55C5B417" wp14:editId="58A4BDA0">
                  <wp:extent cx="5825655" cy="3344333"/>
                  <wp:effectExtent l="0" t="0" r="3810" b="8890"/>
                  <wp:docPr id="1870698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98195" name=""/>
                          <pic:cNvPicPr/>
                        </pic:nvPicPr>
                        <pic:blipFill>
                          <a:blip r:embed="rId12"/>
                          <a:stretch>
                            <a:fillRect/>
                          </a:stretch>
                        </pic:blipFill>
                        <pic:spPr>
                          <a:xfrm>
                            <a:off x="0" y="0"/>
                            <a:ext cx="5861828" cy="3365099"/>
                          </a:xfrm>
                          <a:prstGeom prst="rect">
                            <a:avLst/>
                          </a:prstGeom>
                        </pic:spPr>
                      </pic:pic>
                    </a:graphicData>
                  </a:graphic>
                </wp:inline>
              </w:drawing>
            </w:r>
          </w:p>
          <w:p w14:paraId="5D3E6897" w14:textId="77777777" w:rsidR="001E3113" w:rsidRPr="002331DD" w:rsidRDefault="001E3113" w:rsidP="00361F77">
            <w:pPr>
              <w:ind w:firstLine="420"/>
              <w:jc w:val="center"/>
            </w:pPr>
            <w:r w:rsidRPr="002331DD">
              <w:rPr>
                <w:rFonts w:hint="eastAsia"/>
              </w:rPr>
              <w:t>图</w:t>
            </w:r>
            <w:r w:rsidRPr="002331DD">
              <w:rPr>
                <w:rFonts w:hint="eastAsia"/>
              </w:rPr>
              <w:t>1</w:t>
            </w:r>
            <w:r w:rsidRPr="002331DD">
              <w:t xml:space="preserve"> </w:t>
            </w:r>
            <w:r w:rsidRPr="002331DD">
              <w:rPr>
                <w:rFonts w:hint="eastAsia"/>
              </w:rPr>
              <w:t>基于</w:t>
            </w:r>
            <w:r w:rsidRPr="002331DD">
              <w:rPr>
                <w:rFonts w:hint="eastAsia"/>
              </w:rPr>
              <w:t>1</w:t>
            </w:r>
            <w:r w:rsidRPr="002331DD">
              <w:rPr>
                <w:rFonts w:hint="eastAsia"/>
              </w:rPr>
              <w:t>维时间序列到</w:t>
            </w:r>
            <w:r w:rsidRPr="002331DD">
              <w:rPr>
                <w:rFonts w:hint="eastAsia"/>
              </w:rPr>
              <w:t>2</w:t>
            </w:r>
            <w:r w:rsidRPr="002331DD">
              <w:rPr>
                <w:rFonts w:hint="eastAsia"/>
              </w:rPr>
              <w:t>维图像转换和深度可分离卷积网络的多变量智能温室种植环境调控模型结构图</w:t>
            </w:r>
          </w:p>
          <w:p w14:paraId="3E3F6277" w14:textId="77777777" w:rsidR="001E3113" w:rsidRPr="002331DD" w:rsidRDefault="001E3113" w:rsidP="00361F77">
            <w:pPr>
              <w:ind w:firstLine="420"/>
            </w:pPr>
            <w:r w:rsidRPr="002331DD">
              <w:rPr>
                <w:rFonts w:hint="eastAsia"/>
              </w:rPr>
              <w:t>模型的输入为智能温室中的多变量时间序列数据，其中包括详细的温室内环境参数、作物生长相关指标及设备运行状态，例如空气湿度、空气温度、</w:t>
            </w:r>
            <w:r w:rsidRPr="002331DD">
              <w:t>CO</w:t>
            </w:r>
            <w:r w:rsidRPr="002331DD">
              <w:rPr>
                <w:vertAlign w:val="subscript"/>
              </w:rPr>
              <w:t>2</w:t>
            </w:r>
            <w:r w:rsidRPr="002331DD">
              <w:rPr>
                <w:rFonts w:hint="eastAsia"/>
              </w:rPr>
              <w:t>浓度、灌溉、通风、幕布控制等，适用于本方案中温室气候建模研究方向。输入的时间序列虽然存在空缺值，但是确保了其时间戳尺度上的对</w:t>
            </w:r>
            <w:r w:rsidRPr="002331DD">
              <w:rPr>
                <w:rFonts w:hint="eastAsia"/>
              </w:rPr>
              <w:lastRenderedPageBreak/>
              <w:t>应，便于本模型的训练与预测。</w:t>
            </w:r>
          </w:p>
          <w:p w14:paraId="20B14181" w14:textId="715B4E9D" w:rsidR="001E3113" w:rsidRPr="00FC3F10" w:rsidRDefault="001E3113" w:rsidP="00361F77">
            <w:pPr>
              <w:ind w:firstLine="420"/>
            </w:pPr>
            <w:r w:rsidRPr="00FC3F10">
              <w:t>Module 1</w:t>
            </w:r>
            <w:r w:rsidRPr="00FC3F10">
              <w:t>：</w:t>
            </w:r>
            <w:r w:rsidR="00BC6266" w:rsidRPr="00FC3F10">
              <w:rPr>
                <w:rFonts w:hint="eastAsia"/>
              </w:rPr>
              <w:t>一维时间序列到二维图像转换</w:t>
            </w:r>
          </w:p>
          <w:p w14:paraId="4B2AB646" w14:textId="77777777" w:rsidR="001E3113" w:rsidRPr="002331DD" w:rsidRDefault="001E3113" w:rsidP="00361F77">
            <w:pPr>
              <w:ind w:firstLine="420"/>
            </w:pPr>
            <w:r w:rsidRPr="002331DD">
              <w:t>步骤</w:t>
            </w:r>
            <w:proofErr w:type="gramStart"/>
            <w:r w:rsidRPr="002331DD">
              <w:rPr>
                <w:rFonts w:hint="eastAsia"/>
              </w:rPr>
              <w:t>一</w:t>
            </w:r>
            <w:proofErr w:type="gramEnd"/>
            <w:r w:rsidRPr="002331DD">
              <w:t>：</w:t>
            </w:r>
            <w:r w:rsidRPr="002331DD">
              <w:rPr>
                <w:rFonts w:hint="eastAsia"/>
              </w:rPr>
              <w:t>多变量共同生成多尺度</w:t>
            </w:r>
          </w:p>
          <w:p w14:paraId="409F6F0D" w14:textId="77777777" w:rsidR="001E3113" w:rsidRPr="002331DD" w:rsidRDefault="001E3113" w:rsidP="00024A2C">
            <w:pPr>
              <w:ind w:firstLine="420"/>
            </w:pPr>
            <w:r w:rsidRPr="002331DD">
              <w:rPr>
                <w:rFonts w:hint="eastAsia"/>
              </w:rPr>
              <w:t>针对于温室环境时间序列数据多尺度的特点，模型首先通过下采样操作，将原始长序列分段并聚合为多个不同时间粒度（尺度）的子序列。例如，从每分钟数据生成每小时、每日尺度的序列，以捕捉环境在不同时间粒度下的变化模式。</w:t>
            </w:r>
          </w:p>
          <w:p w14:paraId="3F741479" w14:textId="798FF756" w:rsidR="001E3113" w:rsidRPr="002331DD" w:rsidRDefault="001E3113" w:rsidP="00361F77">
            <w:pPr>
              <w:ind w:firstLine="420"/>
            </w:pPr>
            <w:r w:rsidRPr="002331DD">
              <w:rPr>
                <w:rFonts w:hint="eastAsia"/>
              </w:rPr>
              <w:t>同时，为了便于后续模型针对所有变量进行统一的处理，这里需要对所有变量进行一致的多尺度生成，也就是要求我们获得所有变量的统一尺度，由于数据具有较强的相关性及良好的对应关系，这里选择对原始序列进行平均池化。针对所有的变量</w:t>
            </w:r>
            <w:r w:rsidRPr="002331DD">
              <w:rPr>
                <w:rFonts w:hint="eastAsia"/>
              </w:rPr>
              <w:t xml:space="preserve"> </w:t>
            </w:r>
            <m:oMath>
              <m:sSubSup>
                <m:sSubSupPr>
                  <m:ctrlPr>
                    <w:rPr>
                      <w:rFonts w:ascii="Cambria Math" w:hAnsi="Cambria Math"/>
                      <w:i/>
                    </w:rPr>
                  </m:ctrlPr>
                </m:sSubSupPr>
                <m:e>
                  <m:r>
                    <w:rPr>
                      <w:rFonts w:ascii="Cambria Math" w:hAnsi="Cambria Math" w:cs="Cambria Math"/>
                    </w:rPr>
                    <m:t>X</m:t>
                  </m:r>
                  <m:ctrlPr>
                    <w:rPr>
                      <w:rFonts w:ascii="Cambria Math" w:hAnsi="Cambria Math" w:cs="Cambria Math"/>
                      <w:i/>
                    </w:rPr>
                  </m:ctrlPr>
                </m:e>
                <m:sub>
                  <m:r>
                    <w:rPr>
                      <w:rFonts w:ascii="Cambria Math" w:hAnsi="Cambria Math"/>
                    </w:rPr>
                    <m:t>0:t</m:t>
                  </m:r>
                </m:sub>
                <m:sup>
                  <m:r>
                    <w:rPr>
                      <w:rFonts w:ascii="Cambria Math" w:hAnsi="Cambria Math" w:cs="Cambria Math"/>
                    </w:rPr>
                    <m:t>i</m:t>
                  </m:r>
                </m:sup>
              </m:sSubSup>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C×T</m:t>
                  </m:r>
                </m:sup>
              </m:sSup>
            </m:oMath>
            <w:r w:rsidRPr="002331DD">
              <w:rPr>
                <w:rFonts w:hint="eastAsia"/>
              </w:rPr>
              <w:t>，其中</w:t>
            </w:r>
            <w:r w:rsidRPr="002331DD">
              <w:rPr>
                <w:rFonts w:hint="eastAsia"/>
              </w:rPr>
              <w:t xml:space="preserve"> </w:t>
            </w:r>
            <m:oMath>
              <m:r>
                <w:rPr>
                  <w:rFonts w:ascii="Cambria Math" w:hAnsi="Cambria Math"/>
                </w:rPr>
                <m:t>T</m:t>
              </m:r>
            </m:oMath>
            <w:r w:rsidRPr="002331DD">
              <w:rPr>
                <w:rFonts w:hint="eastAsia"/>
              </w:rPr>
              <w:t>表示序列长度，</w:t>
            </w:r>
            <m:oMath>
              <m:r>
                <w:rPr>
                  <w:rFonts w:ascii="Cambria Math" w:hAnsi="Cambria Math"/>
                </w:rPr>
                <m:t>C</m:t>
              </m:r>
            </m:oMath>
            <w:r w:rsidRPr="002331DD">
              <w:rPr>
                <w:rFonts w:hint="eastAsia"/>
              </w:rPr>
              <w:t xml:space="preserve"> </w:t>
            </w:r>
            <w:r w:rsidRPr="002331DD">
              <w:rPr>
                <w:rFonts w:hint="eastAsia"/>
              </w:rPr>
              <w:t>表示变量数量，输入时间序列</w:t>
            </w:r>
            <w:r w:rsidRPr="002331DD">
              <w:rPr>
                <w:rFonts w:hint="eastAsia"/>
              </w:rPr>
              <w:t xml:space="preserve"> </w:t>
            </w:r>
            <m:oMath>
              <m:sSub>
                <m:sSubPr>
                  <m:ctrlPr>
                    <w:rPr>
                      <w:rFonts w:ascii="Cambria Math" w:hAnsi="Cambria Math" w:cs="Cambria Math"/>
                      <w:i/>
                    </w:rPr>
                  </m:ctrlPr>
                </m:sSubPr>
                <m:e>
                  <m:r>
                    <w:rPr>
                      <w:rFonts w:ascii="Cambria Math" w:hAnsi="Cambria Math" w:cs="Cambria Math"/>
                    </w:rPr>
                    <m:t>x</m:t>
                  </m:r>
                </m:e>
                <m:sub>
                  <m:r>
                    <w:rPr>
                      <w:rFonts w:ascii="Cambria Math" w:hAnsi="Cambria Math"/>
                    </w:rPr>
                    <m:t>0</m:t>
                  </m:r>
                </m:sub>
              </m:sSub>
            </m:oMath>
            <w:r w:rsidRPr="002331DD">
              <w:rPr>
                <w:rFonts w:hint="eastAsia"/>
              </w:rPr>
              <w:t xml:space="preserve"> </w:t>
            </w:r>
            <w:r w:rsidRPr="002331DD">
              <w:rPr>
                <w:rFonts w:hint="eastAsia"/>
              </w:rPr>
              <w:t>跨</w:t>
            </w:r>
            <w:r w:rsidRPr="002331DD">
              <w:rPr>
                <w:rFonts w:hint="eastAsia"/>
              </w:rPr>
              <w:t xml:space="preserve"> </w:t>
            </w:r>
            <m:oMath>
              <m:r>
                <w:rPr>
                  <w:rFonts w:ascii="Cambria Math" w:hAnsi="Cambria Math"/>
                </w:rPr>
                <m:t>M</m:t>
              </m:r>
            </m:oMath>
            <w:r w:rsidRPr="002331DD">
              <w:rPr>
                <w:rFonts w:hint="eastAsia"/>
              </w:rPr>
              <w:t xml:space="preserve"> </w:t>
            </w:r>
            <w:r w:rsidRPr="002331DD">
              <w:rPr>
                <w:rFonts w:hint="eastAsia"/>
              </w:rPr>
              <w:t>尺度使用步长为</w:t>
            </w:r>
            <w:r w:rsidRPr="002331DD">
              <w:t>2</w:t>
            </w:r>
            <w:r w:rsidRPr="002331DD">
              <w:rPr>
                <w:rFonts w:hint="eastAsia"/>
              </w:rPr>
              <w:t xml:space="preserve"> </w:t>
            </w:r>
            <w:r w:rsidRPr="002331DD">
              <w:rPr>
                <w:rFonts w:hint="eastAsia"/>
              </w:rPr>
              <w:t>的卷积操作进行</w:t>
            </w:r>
            <w:proofErr w:type="gramStart"/>
            <w:r w:rsidRPr="002331DD">
              <w:rPr>
                <w:rFonts w:hint="eastAsia"/>
              </w:rPr>
              <w:t>逐步下</w:t>
            </w:r>
            <w:proofErr w:type="gramEnd"/>
            <w:r w:rsidRPr="002331DD">
              <w:rPr>
                <w:rFonts w:hint="eastAsia"/>
              </w:rPr>
              <w:t>采样，生成多尺度集</w:t>
            </w:r>
            <w:r w:rsidRPr="002331DD">
              <w:rPr>
                <w:rFonts w:hint="eastAsia"/>
              </w:rPr>
              <w:t xml:space="preserve"> </w:t>
            </w:r>
            <m:oMath>
              <m:sSub>
                <m:sSubPr>
                  <m:ctrlPr>
                    <w:rPr>
                      <w:rFonts w:ascii="Cambria Math" w:hAnsi="Cambria Math" w:cs="Cambria Math"/>
                      <w:i/>
                    </w:rPr>
                  </m:ctrlPr>
                </m:sSubPr>
                <m:e>
                  <m:r>
                    <m:rPr>
                      <m:scr m:val="script"/>
                    </m:rPr>
                    <w:rPr>
                      <w:rFonts w:ascii="Cambria Math" w:hAnsi="Cambria Math" w:cs="Cambria Math"/>
                    </w:rPr>
                    <m:t>X</m:t>
                  </m:r>
                </m:e>
                <m:sub>
                  <m:r>
                    <w:rPr>
                      <w:rFonts w:ascii="Cambria Math" w:hAnsi="Cambria Math"/>
                    </w:rPr>
                    <m:t>in</m:t>
                  </m:r>
                  <m:r>
                    <w:rPr>
                      <w:rFonts w:ascii="Cambria Math" w:hAnsi="Cambria Math" w:hint="eastAsia"/>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rPr>
                        <m:t>0</m:t>
                      </m:r>
                    </m:sub>
                  </m:sSub>
                  <m:r>
                    <w:rPr>
                      <w:rFonts w:ascii="Cambria Math" w:hAnsi="Cambria Math"/>
                    </w:rPr>
                    <m:t>,</m:t>
                  </m:r>
                  <m:r>
                    <w:rPr>
                      <w:rFonts w:ascii="Cambria Math" w:hAnsi="Cambria Math" w:cs="Cambria Math"/>
                    </w:rPr>
                    <m:t>⋯</m:t>
                  </m:r>
                  <m:r>
                    <w:rPr>
                      <w:rFonts w:ascii="Cambria Math" w:hAnsi="Cambria Math"/>
                    </w:rPr>
                    <m:t>,</m:t>
                  </m:r>
                  <m:sSub>
                    <m:sSubPr>
                      <m:ctrlPr>
                        <w:rPr>
                          <w:rFonts w:ascii="Cambria Math" w:hAnsi="Cambria Math" w:cs="Cambria Math"/>
                          <w:i/>
                        </w:rPr>
                      </m:ctrlPr>
                    </m:sSubPr>
                    <m:e>
                      <m:r>
                        <w:rPr>
                          <w:rFonts w:ascii="Cambria Math" w:hAnsi="Cambria Math" w:cs="Cambria Math"/>
                        </w:rPr>
                        <m:t>x</m:t>
                      </m:r>
                    </m:e>
                    <m:sub>
                      <m:r>
                        <w:rPr>
                          <w:rFonts w:ascii="Cambria Math" w:hAnsi="Cambria Math"/>
                        </w:rPr>
                        <m:t>M</m:t>
                      </m:r>
                    </m:sub>
                  </m:sSub>
                </m:e>
              </m:d>
            </m:oMath>
            <w:r w:rsidRPr="002331DD">
              <w:rPr>
                <w:rFonts w:hint="eastAsia"/>
              </w:rPr>
              <w:t>，其中</w:t>
            </w:r>
            <w:r w:rsidRPr="002331DD">
              <w:rPr>
                <w:rFonts w:hint="eastAsia"/>
              </w:rPr>
              <w:t xml:space="preserve"> </w:t>
            </w:r>
            <m:oMath>
              <m:sSub>
                <m:sSubPr>
                  <m:ctrlPr>
                    <w:rPr>
                      <w:rFonts w:ascii="Cambria Math" w:hAnsi="Cambria Math" w:cs="Cambria Math"/>
                      <w:i/>
                    </w:rPr>
                  </m:ctrlPr>
                </m:sSubPr>
                <m:e>
                  <m:r>
                    <w:rPr>
                      <w:rFonts w:ascii="Cambria Math" w:hAnsi="Cambria Math" w:cs="Cambria Math"/>
                    </w:rPr>
                    <m:t>x</m:t>
                  </m:r>
                </m:e>
                <m:sub>
                  <m:r>
                    <w:rPr>
                      <w:rFonts w:ascii="Cambria Math" w:hAnsi="Cambria Math" w:hint="eastAsia"/>
                    </w:rPr>
                    <m:t>m</m:t>
                  </m:r>
                </m:sub>
              </m:sSub>
              <m:r>
                <w:rPr>
                  <w:rFonts w:ascii="Cambria Math" w:hAnsi="Cambria Math" w:cs="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C×</m:t>
                  </m:r>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sSup>
                            <m:sSupPr>
                              <m:ctrlPr>
                                <w:rPr>
                                  <w:rFonts w:ascii="Cambria Math" w:hAnsi="Cambria Math"/>
                                  <w:i/>
                                </w:rPr>
                              </m:ctrlPr>
                            </m:sSupPr>
                            <m:e>
                              <m:r>
                                <w:rPr>
                                  <w:rFonts w:ascii="Cambria Math" w:hAnsi="Cambria Math"/>
                                </w:rPr>
                                <m:t>2</m:t>
                              </m:r>
                            </m:e>
                            <m:sup>
                              <m:r>
                                <w:rPr>
                                  <w:rFonts w:ascii="Cambria Math" w:hAnsi="Cambria Math" w:hint="eastAsia"/>
                                </w:rPr>
                                <m:t>m</m:t>
                              </m:r>
                            </m:sup>
                          </m:sSup>
                        </m:den>
                      </m:f>
                    </m:e>
                  </m:d>
                </m:sup>
              </m:sSup>
            </m:oMath>
            <w:r w:rsidRPr="002331DD">
              <w:rPr>
                <w:rFonts w:hint="eastAsia"/>
              </w:rPr>
              <w:t>，具体过程如下公式所示：</w:t>
            </w:r>
          </w:p>
          <w:p w14:paraId="63423C1F" w14:textId="74F4F1F8" w:rsidR="001E3113" w:rsidRPr="002331DD" w:rsidRDefault="00000000" w:rsidP="00361F77">
            <w:pPr>
              <w:pStyle w:val="afe"/>
              <w:ind w:firstLine="420"/>
            </w:pPr>
            <m:oMathPara>
              <m:oMath>
                <m:eqArr>
                  <m:eqArrPr>
                    <m:maxDist m:val="1"/>
                    <m:ctrlPr/>
                  </m:eqArrPr>
                  <m:e>
                    <m:sSub>
                      <m:sSubPr>
                        <m:ctrlPr>
                          <w:rPr>
                            <w:rFonts w:cs="Cambria Math"/>
                          </w:rPr>
                        </m:ctrlPr>
                      </m:sSubPr>
                      <m:e>
                        <m:r>
                          <w:rPr>
                            <w:rFonts w:cs="Cambria Math"/>
                          </w:rPr>
                          <m:t>x</m:t>
                        </m:r>
                      </m:e>
                      <m:sub>
                        <m:r>
                          <w:rPr>
                            <w:rFonts w:hint="eastAsia"/>
                          </w:rPr>
                          <m:t>m</m:t>
                        </m:r>
                      </m:sub>
                    </m:sSub>
                    <m:r>
                      <m:t>=Con</m:t>
                    </m:r>
                    <m:func>
                      <m:funcPr>
                        <m:ctrlPr/>
                      </m:funcPr>
                      <m:fName>
                        <m:r>
                          <m:t>v</m:t>
                        </m:r>
                      </m:fName>
                      <m:e>
                        <m:d>
                          <m:dPr>
                            <m:ctrlPr/>
                          </m:dPr>
                          <m:e>
                            <m:sSub>
                              <m:sSubPr>
                                <m:ctrlPr>
                                  <w:rPr>
                                    <w:rFonts w:cs="Cambria Math"/>
                                  </w:rPr>
                                </m:ctrlPr>
                              </m:sSubPr>
                              <m:e>
                                <m:r>
                                  <w:rPr>
                                    <w:rFonts w:cs="Cambria Math"/>
                                  </w:rPr>
                                  <m:t>x</m:t>
                                </m:r>
                              </m:e>
                              <m:sub>
                                <m:r>
                                  <w:rPr>
                                    <w:rFonts w:hint="eastAsia"/>
                                  </w:rPr>
                                  <m:t>m</m:t>
                                </m:r>
                                <m:r>
                                  <m:t>-1</m:t>
                                </m:r>
                              </m:sub>
                            </m:sSub>
                            <m:r>
                              <m:t>,stride=2</m:t>
                            </m:r>
                          </m:e>
                        </m:d>
                      </m:e>
                    </m:func>
                    <m:r>
                      <m:t>,m=1,...,M</m:t>
                    </m:r>
                    <m:r>
                      <w:rPr>
                        <w:rFonts w:cs="Cambria Math"/>
                      </w:rPr>
                      <m:t>#</m:t>
                    </m:r>
                    <m:d>
                      <m:dPr>
                        <m:ctrlPr/>
                      </m:dPr>
                      <m:e>
                        <m:r>
                          <m:t>1</m:t>
                        </m:r>
                      </m:e>
                    </m:d>
                    <m:ctrlPr>
                      <w:rPr>
                        <w:rFonts w:cs="Cambria Math"/>
                      </w:rPr>
                    </m:ctrlPr>
                  </m:e>
                </m:eqArr>
              </m:oMath>
            </m:oMathPara>
          </w:p>
          <w:p w14:paraId="27ABFB68" w14:textId="77777777" w:rsidR="001E3113" w:rsidRPr="002331DD" w:rsidRDefault="001E3113" w:rsidP="00361F77">
            <w:pPr>
              <w:ind w:firstLine="420"/>
            </w:pPr>
            <w:r w:rsidRPr="002331DD">
              <w:t>步骤</w:t>
            </w:r>
            <w:r w:rsidRPr="002331DD">
              <w:rPr>
                <w:rFonts w:hint="eastAsia"/>
              </w:rPr>
              <w:t>二</w:t>
            </w:r>
            <w:r w:rsidRPr="002331DD">
              <w:t>：</w:t>
            </w:r>
            <w:r w:rsidRPr="002331DD">
              <w:rPr>
                <w:rFonts w:hint="eastAsia"/>
              </w:rPr>
              <w:t>周期性识别</w:t>
            </w:r>
          </w:p>
          <w:p w14:paraId="0BD880A7" w14:textId="57736AF3" w:rsidR="001E3113" w:rsidRPr="002331DD" w:rsidRDefault="001E3113" w:rsidP="00361F77">
            <w:pPr>
              <w:ind w:firstLine="420"/>
            </w:pPr>
            <w:r w:rsidRPr="002331DD">
              <w:rPr>
                <w:rFonts w:hint="eastAsia"/>
              </w:rPr>
              <w:t>时间序列表现出复杂的多尺度和多周期动力学。多分辨率分析（</w:t>
            </w:r>
            <w:r w:rsidRPr="002331DD">
              <w:rPr>
                <w:rFonts w:hint="eastAsia"/>
              </w:rPr>
              <w:t>Harti</w:t>
            </w:r>
            <w:r w:rsidRPr="002331DD">
              <w:rPr>
                <w:rFonts w:hint="eastAsia"/>
              </w:rPr>
              <w:t>，</w:t>
            </w:r>
            <w:r w:rsidRPr="002331DD">
              <w:rPr>
                <w:rFonts w:hint="eastAsia"/>
              </w:rPr>
              <w:t>1993</w:t>
            </w:r>
            <w:r w:rsidRPr="002331DD">
              <w:rPr>
                <w:rFonts w:hint="eastAsia"/>
              </w:rPr>
              <w:t>）将时间序列建模为频域中各种周期成分的复合体。模型引入多分辨率时间图像，基于频谱分析将</w:t>
            </w:r>
            <w:r w:rsidRPr="002331DD">
              <w:rPr>
                <w:rFonts w:hint="eastAsia"/>
              </w:rPr>
              <w:t xml:space="preserve"> 1D </w:t>
            </w:r>
            <w:r w:rsidRPr="002331DD">
              <w:rPr>
                <w:rFonts w:hint="eastAsia"/>
              </w:rPr>
              <w:t>多尺度时间序列转换为</w:t>
            </w:r>
            <w:r w:rsidRPr="002331DD">
              <w:rPr>
                <w:rFonts w:hint="eastAsia"/>
              </w:rPr>
              <w:t xml:space="preserve"> 2D </w:t>
            </w:r>
            <w:r w:rsidRPr="002331DD">
              <w:rPr>
                <w:rFonts w:hint="eastAsia"/>
              </w:rPr>
              <w:t>图像，同时保留原始数据。这捕捉了时间和频域中的复杂模式，使得卷积方法能够高效地提取时间模式，并增强任务的通用性。</w:t>
            </w:r>
            <w:r w:rsidR="007A19BE" w:rsidRPr="002331DD">
              <w:rPr>
                <w:rFonts w:hint="eastAsia"/>
              </w:rPr>
              <w:t>具体</w:t>
            </w:r>
            <w:r w:rsidR="000F3F44" w:rsidRPr="002331DD">
              <w:rPr>
                <w:rFonts w:hint="eastAsia"/>
              </w:rPr>
              <w:t>如下图</w:t>
            </w:r>
            <w:r w:rsidR="000F3F44" w:rsidRPr="002331DD">
              <w:rPr>
                <w:rFonts w:hint="eastAsia"/>
              </w:rPr>
              <w:t>2</w:t>
            </w:r>
            <w:r w:rsidR="000F3F44" w:rsidRPr="002331DD">
              <w:rPr>
                <w:rFonts w:hint="eastAsia"/>
              </w:rPr>
              <w:t>所示。</w:t>
            </w:r>
          </w:p>
          <w:p w14:paraId="44A3D3E5" w14:textId="764F9630" w:rsidR="000F3F44" w:rsidRPr="002331DD" w:rsidRDefault="000F3F44" w:rsidP="000F3F44">
            <w:pPr>
              <w:spacing w:line="240" w:lineRule="auto"/>
              <w:ind w:firstLineChars="0" w:firstLine="0"/>
            </w:pPr>
            <w:r w:rsidRPr="002331DD">
              <w:rPr>
                <w:noProof/>
              </w:rPr>
              <w:drawing>
                <wp:inline distT="0" distB="0" distL="0" distR="0" wp14:anchorId="66419A82" wp14:editId="7DD15CCB">
                  <wp:extent cx="5803900" cy="2114550"/>
                  <wp:effectExtent l="0" t="0" r="6350" b="0"/>
                  <wp:docPr id="1402687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87774" name=""/>
                          <pic:cNvPicPr/>
                        </pic:nvPicPr>
                        <pic:blipFill>
                          <a:blip r:embed="rId13"/>
                          <a:stretch>
                            <a:fillRect/>
                          </a:stretch>
                        </pic:blipFill>
                        <pic:spPr>
                          <a:xfrm>
                            <a:off x="0" y="0"/>
                            <a:ext cx="5803900" cy="2114550"/>
                          </a:xfrm>
                          <a:prstGeom prst="rect">
                            <a:avLst/>
                          </a:prstGeom>
                        </pic:spPr>
                      </pic:pic>
                    </a:graphicData>
                  </a:graphic>
                </wp:inline>
              </w:drawing>
            </w:r>
          </w:p>
          <w:p w14:paraId="6AD68589" w14:textId="65E813FE" w:rsidR="000F3F44" w:rsidRPr="002331DD" w:rsidRDefault="000F3F44" w:rsidP="00373509">
            <w:pPr>
              <w:spacing w:line="240" w:lineRule="auto"/>
              <w:ind w:firstLineChars="0" w:firstLine="0"/>
              <w:jc w:val="center"/>
            </w:pPr>
            <w:r w:rsidRPr="002331DD">
              <w:rPr>
                <w:rFonts w:hint="eastAsia"/>
              </w:rPr>
              <w:t>图</w:t>
            </w:r>
            <w:r w:rsidRPr="002331DD">
              <w:rPr>
                <w:rFonts w:hint="eastAsia"/>
              </w:rPr>
              <w:t>2.</w:t>
            </w:r>
            <w:r w:rsidR="00373509" w:rsidRPr="002331DD">
              <w:rPr>
                <w:rFonts w:hint="eastAsia"/>
              </w:rPr>
              <w:t xml:space="preserve"> 1</w:t>
            </w:r>
            <w:r w:rsidR="00373509" w:rsidRPr="002331DD">
              <w:rPr>
                <w:rFonts w:hint="eastAsia"/>
              </w:rPr>
              <w:t>维时间序列到</w:t>
            </w:r>
            <w:r w:rsidR="00373509" w:rsidRPr="002331DD">
              <w:rPr>
                <w:rFonts w:hint="eastAsia"/>
              </w:rPr>
              <w:t>2</w:t>
            </w:r>
            <w:r w:rsidR="00373509" w:rsidRPr="002331DD">
              <w:rPr>
                <w:rFonts w:hint="eastAsia"/>
              </w:rPr>
              <w:t>维图像重塑模块图</w:t>
            </w:r>
          </w:p>
          <w:p w14:paraId="0BCC3F2B" w14:textId="78DD034D" w:rsidR="001E3113" w:rsidRPr="002331DD" w:rsidRDefault="001E3113" w:rsidP="00361F77">
            <w:pPr>
              <w:ind w:firstLine="420"/>
            </w:pPr>
            <w:r w:rsidRPr="002331DD">
              <w:rPr>
                <w:rFonts w:hint="eastAsia"/>
              </w:rPr>
              <w:t>在这里，首先对每一尺度下的多变量序列</w:t>
            </w:r>
            <w:r w:rsidRPr="002331DD">
              <w:rPr>
                <w:rFonts w:hint="eastAsia"/>
              </w:rPr>
              <w:t xml:space="preserve"> </w:t>
            </w:r>
            <m:oMath>
              <m:sSub>
                <m:sSubPr>
                  <m:ctrlPr>
                    <w:rPr>
                      <w:rFonts w:ascii="Cambria Math" w:hAnsi="Cambria Math" w:cs="Cambria Math"/>
                      <w:i/>
                    </w:rPr>
                  </m:ctrlPr>
                </m:sSubPr>
                <m:e>
                  <m:r>
                    <m:rPr>
                      <m:scr m:val="script"/>
                    </m:rPr>
                    <w:rPr>
                      <w:rFonts w:ascii="Cambria Math" w:hAnsi="Cambria Math" w:cs="Cambria Math"/>
                    </w:rPr>
                    <m:t>X</m:t>
                  </m:r>
                </m:e>
                <m:sub>
                  <m:r>
                    <w:rPr>
                      <w:rFonts w:ascii="Cambria Math" w:hAnsi="Cambria Math"/>
                    </w:rPr>
                    <m:t>in</m:t>
                  </m:r>
                  <m:r>
                    <w:rPr>
                      <w:rFonts w:ascii="Cambria Math" w:hAnsi="Cambria Math" w:hint="eastAsia"/>
                    </w:rPr>
                    <m:t>t</m:t>
                  </m:r>
                </m:sub>
              </m:sSub>
            </m:oMath>
            <w:r w:rsidRPr="002331DD">
              <w:rPr>
                <w:rFonts w:hint="eastAsia"/>
              </w:rPr>
              <w:t>，进行傅里叶变换</w:t>
            </w:r>
            <w:r w:rsidRPr="002331DD">
              <w:rPr>
                <w:rFonts w:hint="eastAsia"/>
              </w:rPr>
              <w:t xml:space="preserve"> (FFT) </w:t>
            </w:r>
            <w:r w:rsidRPr="002331DD">
              <w:rPr>
                <w:rFonts w:hint="eastAsia"/>
              </w:rPr>
              <w:t>分析，识别出该尺度下最显著的、共享的周期性成分，将其转换成</w:t>
            </w:r>
            <w:r w:rsidRPr="002331DD">
              <w:rPr>
                <w:rFonts w:hint="eastAsia"/>
              </w:rPr>
              <w:t xml:space="preserve"> </w:t>
            </w:r>
            <m:oMath>
              <m:d>
                <m:dPr>
                  <m:ctrlPr>
                    <w:rPr>
                      <w:rFonts w:ascii="Cambria Math" w:hAnsi="Cambria Math"/>
                      <w:i/>
                    </w:rPr>
                  </m:ctrlPr>
                </m:dPr>
                <m:e>
                  <m:r>
                    <w:rPr>
                      <w:rFonts w:ascii="Cambria Math" w:hAnsi="Cambria Math"/>
                    </w:rPr>
                    <m:t>M+1</m:t>
                  </m:r>
                </m:e>
              </m:d>
              <m:r>
                <w:rPr>
                  <w:rFonts w:ascii="Cambria Math" w:hAnsi="Cambria Math" w:hint="eastAsia"/>
                </w:rPr>
                <m:t>×</m:t>
              </m:r>
              <m:r>
                <w:rPr>
                  <w:rFonts w:ascii="Cambria Math" w:hAnsi="Cambria Math"/>
                </w:rPr>
                <m:t>K</m:t>
              </m:r>
            </m:oMath>
            <w:r w:rsidRPr="002331DD">
              <w:rPr>
                <w:rFonts w:hint="eastAsia"/>
              </w:rPr>
              <w:t xml:space="preserve"> </w:t>
            </w:r>
            <w:r w:rsidRPr="002331DD">
              <w:rPr>
                <w:rFonts w:hint="eastAsia"/>
              </w:rPr>
              <w:t>二维图像。这将提供将</w:t>
            </w:r>
            <w:r w:rsidRPr="002331DD">
              <w:rPr>
                <w:rFonts w:hint="eastAsia"/>
              </w:rPr>
              <w:t xml:space="preserve"> 1D </w:t>
            </w:r>
            <w:r w:rsidRPr="002331DD">
              <w:rPr>
                <w:rFonts w:hint="eastAsia"/>
              </w:rPr>
              <w:t>序列转换为</w:t>
            </w:r>
            <w:r w:rsidRPr="002331DD">
              <w:rPr>
                <w:rFonts w:hint="eastAsia"/>
              </w:rPr>
              <w:t xml:space="preserve"> 2D </w:t>
            </w:r>
            <w:r w:rsidRPr="002331DD">
              <w:rPr>
                <w:rFonts w:hint="eastAsia"/>
              </w:rPr>
              <w:t>张量的依据</w:t>
            </w:r>
            <w:r w:rsidRPr="002331DD">
              <w:t>。</w:t>
            </w:r>
            <w:r w:rsidRPr="002331DD">
              <w:rPr>
                <w:rFonts w:hint="eastAsia"/>
              </w:rPr>
              <w:t>根据识别出的周期，将每个尺度下的</w:t>
            </w:r>
            <w:r w:rsidRPr="002331DD">
              <w:rPr>
                <w:rFonts w:hint="eastAsia"/>
              </w:rPr>
              <w:t xml:space="preserve"> 1D </w:t>
            </w:r>
            <w:r w:rsidRPr="002331DD">
              <w:rPr>
                <w:rFonts w:hint="eastAsia"/>
              </w:rPr>
              <w:t>多变量序列重塑为</w:t>
            </w:r>
            <w:r w:rsidRPr="002331DD">
              <w:rPr>
                <w:rFonts w:hint="eastAsia"/>
              </w:rPr>
              <w:t xml:space="preserve"> 2D </w:t>
            </w:r>
            <w:r w:rsidRPr="002331DD">
              <w:rPr>
                <w:rFonts w:hint="eastAsia"/>
              </w:rPr>
              <w:t>张量。具体而言，对最大的尺度序列的所有变量</w:t>
            </w:r>
            <w:r w:rsidRPr="002331DD">
              <w:rPr>
                <w:rFonts w:hint="eastAsia"/>
              </w:rPr>
              <w:t xml:space="preserve"> </w:t>
            </w:r>
            <m:oMath>
              <m:sSubSup>
                <m:sSubSupPr>
                  <m:ctrlPr>
                    <w:rPr>
                      <w:rFonts w:ascii="Cambria Math" w:hAnsi="Cambria Math" w:cs="Cambria Math"/>
                      <w:i/>
                    </w:rPr>
                  </m:ctrlPr>
                </m:sSubSupPr>
                <m:e>
                  <m:r>
                    <w:rPr>
                      <w:rFonts w:ascii="Cambria Math" w:hAnsi="Cambria Math" w:cs="Cambria Math" w:hint="eastAsia"/>
                    </w:rPr>
                    <m:t>x</m:t>
                  </m:r>
                </m:e>
                <m:sub>
                  <m:r>
                    <w:rPr>
                      <w:rFonts w:ascii="Cambria Math" w:hAnsi="Cambria Math"/>
                    </w:rPr>
                    <m:t>M</m:t>
                  </m:r>
                </m:sub>
                <m:sup>
                  <m:r>
                    <w:rPr>
                      <w:rFonts w:ascii="Cambria Math" w:hAnsi="Cambria Math" w:cs="Cambria Math"/>
                    </w:rPr>
                    <m:t>l</m:t>
                  </m:r>
                </m:sup>
              </m:sSubSup>
            </m:oMath>
            <w:r w:rsidRPr="002331DD">
              <w:rPr>
                <w:rFonts w:hint="eastAsia"/>
              </w:rPr>
              <w:t xml:space="preserve"> </w:t>
            </w:r>
            <w:r w:rsidRPr="002331DD">
              <w:rPr>
                <w:rFonts w:hint="eastAsia"/>
              </w:rPr>
              <w:t>首先进行归一化，然后加和得到多变量总的数值特征</w:t>
            </w:r>
            <m:oMath>
              <m:r>
                <w:rPr>
                  <w:rFonts w:ascii="Cambria Math" w:hAnsi="Cambria Math"/>
                </w:rPr>
                <m:t xml:space="preserve"> </m:t>
              </m:r>
              <m:sSubSup>
                <m:sSubSupPr>
                  <m:ctrlPr>
                    <w:rPr>
                      <w:rFonts w:ascii="Cambria Math" w:hAnsi="Cambria Math" w:cs="Cambria Math"/>
                      <w:i/>
                    </w:rPr>
                  </m:ctrlPr>
                </m:sSubSupPr>
                <m:e>
                  <m:r>
                    <w:rPr>
                      <w:rFonts w:ascii="Cambria Math" w:hAnsi="Cambria Math" w:cs="Cambria Math"/>
                    </w:rPr>
                    <m:t>X</m:t>
                  </m:r>
                </m:e>
                <m:sub>
                  <m:r>
                    <w:rPr>
                      <w:rFonts w:ascii="Cambria Math" w:hAnsi="Cambria Math"/>
                    </w:rPr>
                    <m:t>M</m:t>
                  </m:r>
                </m:sub>
                <m:sup>
                  <m:r>
                    <w:rPr>
                      <w:rFonts w:ascii="Cambria Math" w:hAnsi="Cambria Math" w:cs="Cambria Math"/>
                    </w:rPr>
                    <m:t>l</m:t>
                  </m:r>
                </m:sup>
              </m:sSubSup>
            </m:oMath>
            <w:r w:rsidRPr="002331DD">
              <w:rPr>
                <w:rFonts w:hint="eastAsia"/>
              </w:rPr>
              <w:t>，最后对其应用快速傅里叶变换（</w:t>
            </w:r>
            <w:r w:rsidRPr="002331DD">
              <w:rPr>
                <w:rFonts w:hint="eastAsia"/>
              </w:rPr>
              <w:t>FFT</w:t>
            </w:r>
            <w:r w:rsidRPr="002331DD">
              <w:rPr>
                <w:rFonts w:hint="eastAsia"/>
              </w:rPr>
              <w:t>），并选择具有最高幅度的前</w:t>
            </w:r>
            <w:r w:rsidRPr="002331DD">
              <w:rPr>
                <w:rFonts w:hint="eastAsia"/>
              </w:rPr>
              <w:t xml:space="preserve"> </w:t>
            </w:r>
            <w:r w:rsidRPr="002331DD">
              <w:t>K</w:t>
            </w:r>
            <w:r w:rsidRPr="002331DD">
              <w:rPr>
                <w:rFonts w:hint="eastAsia"/>
              </w:rPr>
              <w:t xml:space="preserve"> </w:t>
            </w:r>
            <w:r w:rsidRPr="002331DD">
              <w:rPr>
                <w:rFonts w:hint="eastAsia"/>
              </w:rPr>
              <w:t>频率。</w:t>
            </w:r>
          </w:p>
          <w:p w14:paraId="35A00673" w14:textId="5194AE62" w:rsidR="001E3113" w:rsidRPr="002331DD" w:rsidRDefault="00000000" w:rsidP="00361F77">
            <w:pPr>
              <w:pStyle w:val="afe"/>
              <w:ind w:firstLine="420"/>
            </w:pPr>
            <m:oMathPara>
              <m:oMath>
                <m:eqArr>
                  <m:eqArrPr>
                    <m:maxDist m:val="1"/>
                    <m:ctrlPr/>
                  </m:eqArrPr>
                  <m:e>
                    <m:sSubSup>
                      <m:sSubSupPr>
                        <m:ctrlPr/>
                      </m:sSubSupPr>
                      <m:e>
                        <m:r>
                          <m:t>X</m:t>
                        </m:r>
                      </m:e>
                      <m:sub>
                        <m:r>
                          <m:t>M</m:t>
                        </m:r>
                      </m:sub>
                      <m:sup>
                        <m:r>
                          <m:t>l</m:t>
                        </m:r>
                      </m:sup>
                    </m:sSubSup>
                    <m:r>
                      <m:t>=</m:t>
                    </m:r>
                    <m:nary>
                      <m:naryPr>
                        <m:chr m:val="∑"/>
                        <m:limLoc m:val="undOvr"/>
                        <m:ctrlPr/>
                      </m:naryPr>
                      <m:sub>
                        <m:r>
                          <m:t>i=1</m:t>
                        </m:r>
                      </m:sub>
                      <m:sup>
                        <m:r>
                          <m:t>C</m:t>
                        </m:r>
                      </m:sup>
                      <m:e>
                        <m:r>
                          <m:t>LayerNorm</m:t>
                        </m:r>
                        <m:d>
                          <m:dPr>
                            <m:ctrlPr/>
                          </m:dPr>
                          <m:e>
                            <m:sSubSup>
                              <m:sSubSupPr>
                                <m:ctrlPr/>
                              </m:sSubSupPr>
                              <m:e>
                                <m:r>
                                  <w:rPr>
                                    <w:rFonts w:hint="eastAsia"/>
                                  </w:rPr>
                                  <m:t>x</m:t>
                                </m:r>
                              </m:e>
                              <m:sub>
                                <m:r>
                                  <m:t>M</m:t>
                                </m:r>
                              </m:sub>
                              <m:sup>
                                <m:r>
                                  <m:t>i</m:t>
                                </m:r>
                              </m:sup>
                            </m:sSubSup>
                          </m:e>
                        </m:d>
                      </m:e>
                    </m:nary>
                    <m:r>
                      <m:t>#</m:t>
                    </m:r>
                    <m:d>
                      <m:dPr>
                        <m:ctrlPr/>
                      </m:dPr>
                      <m:e>
                        <m:r>
                          <m:t>2</m:t>
                        </m:r>
                      </m:e>
                    </m:d>
                  </m:e>
                </m:eqArr>
              </m:oMath>
            </m:oMathPara>
          </w:p>
          <w:p w14:paraId="57243B99" w14:textId="5692CF9B" w:rsidR="001E3113" w:rsidRPr="002331DD" w:rsidRDefault="00000000" w:rsidP="00361F77">
            <w:pPr>
              <w:pStyle w:val="afe"/>
              <w:ind w:firstLine="420"/>
            </w:pPr>
            <m:oMathPara>
              <m:oMath>
                <m:eqArr>
                  <m:eqArrPr>
                    <m:maxDist m:val="1"/>
                    <m:ctrlPr/>
                  </m:eqArrPr>
                  <m:e>
                    <m:r>
                      <m:t>A,</m:t>
                    </m:r>
                    <m:sSub>
                      <m:sSubPr>
                        <m:ctrlPr/>
                      </m:sSubPr>
                      <m:e>
                        <m:r>
                          <m:t>{ f</m:t>
                        </m:r>
                      </m:e>
                      <m:sub>
                        <m:r>
                          <m:t>1</m:t>
                        </m:r>
                      </m:sub>
                    </m:sSub>
                    <m:r>
                      <m:t>,⋯,</m:t>
                    </m:r>
                    <m:sSub>
                      <m:sSubPr>
                        <m:ctrlPr/>
                      </m:sSubPr>
                      <m:e>
                        <m:r>
                          <m:t>f</m:t>
                        </m:r>
                      </m:e>
                      <m:sub>
                        <m:r>
                          <m:t>K</m:t>
                        </m:r>
                      </m:sub>
                    </m:sSub>
                    <m:r>
                      <m:t>},{</m:t>
                    </m:r>
                    <m:sSub>
                      <m:sSubPr>
                        <m:ctrlPr/>
                      </m:sSubPr>
                      <m:e>
                        <m:r>
                          <m:t>p</m:t>
                        </m:r>
                      </m:e>
                      <m:sub>
                        <m:r>
                          <m:t>1</m:t>
                        </m:r>
                      </m:sub>
                    </m:sSub>
                    <m:r>
                      <m:t>,⋯,</m:t>
                    </m:r>
                    <m:sSub>
                      <m:sSubPr>
                        <m:ctrlPr/>
                      </m:sSubPr>
                      <m:e>
                        <m:r>
                          <m:t>p</m:t>
                        </m:r>
                      </m:e>
                      <m:sub>
                        <m:r>
                          <m:t>K</m:t>
                        </m:r>
                      </m:sub>
                    </m:sSub>
                    <m:r>
                      <m:t>}=FF</m:t>
                    </m:r>
                    <m:func>
                      <m:funcPr>
                        <m:ctrlPr/>
                      </m:funcPr>
                      <m:fName>
                        <m:r>
                          <m:t>T</m:t>
                        </m:r>
                      </m:fName>
                      <m:e>
                        <m:d>
                          <m:dPr>
                            <m:ctrlPr/>
                          </m:dPr>
                          <m:e>
                            <m:sSubSup>
                              <m:sSubSupPr>
                                <m:ctrlPr>
                                  <w:rPr>
                                    <w:rFonts w:cs="Cambria Math"/>
                                  </w:rPr>
                                </m:ctrlPr>
                              </m:sSubSupPr>
                              <m:e>
                                <m:r>
                                  <w:rPr>
                                    <w:rFonts w:cs="Cambria Math"/>
                                  </w:rPr>
                                  <m:t>X</m:t>
                                </m:r>
                              </m:e>
                              <m:sub>
                                <m:r>
                                  <m:t>M</m:t>
                                </m:r>
                              </m:sub>
                              <m:sup>
                                <m:r>
                                  <w:rPr>
                                    <w:rFonts w:cs="Cambria Math"/>
                                  </w:rPr>
                                  <m:t>l</m:t>
                                </m:r>
                              </m:sup>
                            </m:sSubSup>
                          </m:e>
                        </m:d>
                      </m:e>
                    </m:func>
                    <m:r>
                      <m:t>#</m:t>
                    </m:r>
                    <m:d>
                      <m:dPr>
                        <m:ctrlPr/>
                      </m:dPr>
                      <m:e>
                        <m:r>
                          <m:t>3</m:t>
                        </m:r>
                      </m:e>
                    </m:d>
                  </m:e>
                </m:eqArr>
              </m:oMath>
            </m:oMathPara>
          </w:p>
          <w:p w14:paraId="240F43E9" w14:textId="1CFCF181" w:rsidR="001E3113" w:rsidRPr="002331DD" w:rsidRDefault="001E3113" w:rsidP="00361F77">
            <w:pPr>
              <w:pStyle w:val="afe"/>
              <w:ind w:firstLine="420"/>
              <w:rPr>
                <w:i w:val="0"/>
                <w:iCs w:val="0"/>
              </w:rPr>
            </w:pPr>
            <w:r w:rsidRPr="002331DD">
              <w:rPr>
                <w:rFonts w:hint="eastAsia"/>
                <w:i w:val="0"/>
                <w:iCs w:val="0"/>
              </w:rPr>
              <w:lastRenderedPageBreak/>
              <w:t>其中</w:t>
            </w:r>
            <w:r w:rsidRPr="002331DD">
              <w:rPr>
                <w:rFonts w:hint="eastAsia"/>
                <w:i w:val="0"/>
                <w:iCs w:val="0"/>
              </w:rPr>
              <w:t xml:space="preserve"> </w:t>
            </w:r>
            <m:oMath>
              <m:r>
                <m:t>A={</m:t>
              </m:r>
              <m:sSub>
                <m:sSubPr>
                  <m:ctrlPr/>
                </m:sSubPr>
                <m:e>
                  <m:r>
                    <m:t>A</m:t>
                  </m:r>
                </m:e>
                <m:sub>
                  <m:sSub>
                    <m:sSubPr>
                      <m:ctrlPr/>
                    </m:sSubPr>
                    <m:e>
                      <m:r>
                        <m:t xml:space="preserve"> f</m:t>
                      </m:r>
                    </m:e>
                    <m:sub>
                      <m:r>
                        <m:t>1</m:t>
                      </m:r>
                    </m:sub>
                  </m:sSub>
                </m:sub>
              </m:sSub>
              <m:r>
                <m:t>,</m:t>
              </m:r>
              <m:r>
                <w:rPr>
                  <w:rFonts w:cs="Cambria Math"/>
                </w:rPr>
                <m:t>⋯</m:t>
              </m:r>
              <m:r>
                <m:t>,</m:t>
              </m:r>
              <m:sSub>
                <m:sSubPr>
                  <m:ctrlPr/>
                </m:sSubPr>
                <m:e>
                  <m:r>
                    <m:t>A</m:t>
                  </m:r>
                </m:e>
                <m:sub>
                  <m:sSub>
                    <m:sSubPr>
                      <m:ctrlPr/>
                    </m:sSubPr>
                    <m:e>
                      <m:r>
                        <m:t>f</m:t>
                      </m:r>
                    </m:e>
                    <m:sub>
                      <m:r>
                        <m:t>K</m:t>
                      </m:r>
                    </m:sub>
                  </m:sSub>
                </m:sub>
              </m:sSub>
              <m:r>
                <m:t>}</m:t>
              </m:r>
            </m:oMath>
            <w:r w:rsidRPr="002331DD">
              <w:rPr>
                <w:rFonts w:hint="eastAsia"/>
                <w:i w:val="0"/>
                <w:iCs w:val="0"/>
              </w:rPr>
              <w:t xml:space="preserve"> </w:t>
            </w:r>
            <w:r w:rsidRPr="002331DD">
              <w:rPr>
                <w:rFonts w:hint="eastAsia"/>
                <w:i w:val="0"/>
                <w:iCs w:val="0"/>
              </w:rPr>
              <w:t>表示振幅，</w:t>
            </w:r>
            <w:r w:rsidRPr="002331DD">
              <w:rPr>
                <w:rFonts w:hint="eastAsia"/>
                <w:i w:val="0"/>
                <w:iCs w:val="0"/>
              </w:rPr>
              <w:t xml:space="preserve"> </w:t>
            </w:r>
            <m:oMath>
              <m:sSub>
                <m:sSubPr>
                  <m:ctrlPr>
                    <w:rPr>
                      <w:iCs w:val="0"/>
                    </w:rPr>
                  </m:ctrlPr>
                </m:sSubPr>
                <m:e>
                  <m:r>
                    <m:t>{ f</m:t>
                  </m:r>
                </m:e>
                <m:sub>
                  <m:r>
                    <m:t>1</m:t>
                  </m:r>
                </m:sub>
              </m:sSub>
              <m:r>
                <m:t>,⋯,</m:t>
              </m:r>
              <m:sSub>
                <m:sSubPr>
                  <m:ctrlPr>
                    <w:rPr>
                      <w:iCs w:val="0"/>
                    </w:rPr>
                  </m:ctrlPr>
                </m:sSubPr>
                <m:e>
                  <m:r>
                    <m:t>f</m:t>
                  </m:r>
                </m:e>
                <m:sub>
                  <m:r>
                    <m:t>K</m:t>
                  </m:r>
                </m:sub>
              </m:sSub>
              <m:r>
                <m:t>}</m:t>
              </m:r>
            </m:oMath>
            <w:r w:rsidRPr="002331DD">
              <w:rPr>
                <w:rFonts w:hint="eastAsia"/>
                <w:i w:val="0"/>
                <w:iCs w:val="0"/>
              </w:rPr>
              <w:t xml:space="preserve"> </w:t>
            </w:r>
            <w:r w:rsidRPr="002331DD">
              <w:rPr>
                <w:rFonts w:hint="eastAsia"/>
                <w:i w:val="0"/>
                <w:iCs w:val="0"/>
              </w:rPr>
              <w:t>是前</w:t>
            </w:r>
            <w:r w:rsidRPr="002331DD">
              <w:rPr>
                <w:rFonts w:hint="eastAsia"/>
                <w:i w:val="0"/>
                <w:iCs w:val="0"/>
              </w:rPr>
              <w:t xml:space="preserve"> </w:t>
            </w:r>
            <m:oMath>
              <m:r>
                <m:t>K</m:t>
              </m:r>
            </m:oMath>
            <w:r w:rsidRPr="002331DD">
              <w:rPr>
                <w:rFonts w:hint="eastAsia"/>
                <w:i w:val="0"/>
                <w:iCs w:val="0"/>
              </w:rPr>
              <w:t xml:space="preserve"> </w:t>
            </w:r>
            <w:r w:rsidRPr="002331DD">
              <w:rPr>
                <w:rFonts w:hint="eastAsia"/>
                <w:i w:val="0"/>
                <w:iCs w:val="0"/>
              </w:rPr>
              <w:t>频率，</w:t>
            </w:r>
            <w:r w:rsidRPr="002331DD">
              <w:rPr>
                <w:rFonts w:hint="eastAsia"/>
                <w:i w:val="0"/>
                <w:iCs w:val="0"/>
              </w:rPr>
              <w:t xml:space="preserve"> </w:t>
            </w:r>
            <m:oMath>
              <m:sSub>
                <m:sSubPr>
                  <m:ctrlPr/>
                </m:sSubPr>
                <m:e>
                  <m:r>
                    <m:t>p</m:t>
                  </m:r>
                </m:e>
                <m:sub>
                  <m:r>
                    <m:t>k</m:t>
                  </m:r>
                </m:sub>
              </m:sSub>
              <m:r>
                <m:t>=</m:t>
              </m:r>
              <m:r>
                <w:rPr>
                  <w:rFonts w:cs="Cambria Math"/>
                </w:rPr>
                <m:t>⌈</m:t>
              </m:r>
              <m:f>
                <m:fPr>
                  <m:ctrlPr/>
                </m:fPr>
                <m:num>
                  <m:r>
                    <m:t>T</m:t>
                  </m:r>
                </m:num>
                <m:den>
                  <m:sSub>
                    <m:sSubPr>
                      <m:ctrlPr/>
                    </m:sSubPr>
                    <m:e>
                      <m:r>
                        <m:t>f</m:t>
                      </m:r>
                    </m:e>
                    <m:sub>
                      <m:r>
                        <m:t>k</m:t>
                      </m:r>
                    </m:sub>
                  </m:sSub>
                </m:den>
              </m:f>
              <m:r>
                <w:rPr>
                  <w:rFonts w:cs="Cambria Math"/>
                </w:rPr>
                <m:t>⌉</m:t>
              </m:r>
              <m:r>
                <m:t>,k</m:t>
              </m:r>
              <m:r>
                <w:rPr>
                  <w:rFonts w:hint="eastAsia"/>
                </w:rPr>
                <m:t>∈</m:t>
              </m:r>
              <m:r>
                <m:t>{1,</m:t>
              </m:r>
              <m:r>
                <w:rPr>
                  <w:rFonts w:hint="eastAsia"/>
                </w:rPr>
                <m:t>…</m:t>
              </m:r>
              <m:r>
                <m:t>,K}</m:t>
              </m:r>
            </m:oMath>
            <w:r w:rsidRPr="002331DD">
              <w:rPr>
                <w:rFonts w:hint="eastAsia"/>
                <w:i w:val="0"/>
                <w:iCs w:val="0"/>
              </w:rPr>
              <w:t xml:space="preserve"> </w:t>
            </w:r>
            <w:r w:rsidRPr="002331DD">
              <w:rPr>
                <w:rFonts w:hint="eastAsia"/>
                <w:i w:val="0"/>
                <w:iCs w:val="0"/>
              </w:rPr>
              <w:t>表示相应的周期长度。对其他尺度下的多变量序列作同样的操作，这样，就能得到</w:t>
            </w:r>
            <m:oMath>
              <m:d>
                <m:dPr>
                  <m:ctrlPr/>
                </m:dPr>
                <m:e>
                  <m:r>
                    <m:t>M+1</m:t>
                  </m:r>
                </m:e>
              </m:d>
              <m:r>
                <w:rPr>
                  <w:rFonts w:hint="eastAsia"/>
                </w:rPr>
                <m:t>×</m:t>
              </m:r>
              <m:r>
                <m:t xml:space="preserve">K </m:t>
              </m:r>
            </m:oMath>
            <w:proofErr w:type="gramStart"/>
            <w:r w:rsidRPr="002331DD">
              <w:rPr>
                <w:rFonts w:hint="eastAsia"/>
                <w:i w:val="0"/>
                <w:iCs w:val="0"/>
              </w:rPr>
              <w:t>个</w:t>
            </w:r>
            <w:proofErr w:type="gramEnd"/>
            <w:r w:rsidRPr="002331DD">
              <w:rPr>
                <w:rFonts w:hint="eastAsia"/>
                <w:i w:val="0"/>
                <w:iCs w:val="0"/>
              </w:rPr>
              <w:t>周期间隔的序列。</w:t>
            </w:r>
          </w:p>
          <w:p w14:paraId="78AD07A0" w14:textId="77777777" w:rsidR="001E3113" w:rsidRPr="002331DD" w:rsidRDefault="001E3113" w:rsidP="00361F77">
            <w:pPr>
              <w:ind w:firstLine="420"/>
            </w:pPr>
            <w:r w:rsidRPr="002331DD">
              <w:t>步骤</w:t>
            </w:r>
            <w:r w:rsidRPr="002331DD">
              <w:rPr>
                <w:rFonts w:hint="eastAsia"/>
              </w:rPr>
              <w:t>三</w:t>
            </w:r>
            <w:r w:rsidRPr="002331DD">
              <w:t>：</w:t>
            </w:r>
            <w:r w:rsidRPr="002331DD">
              <w:rPr>
                <w:rFonts w:hint="eastAsia"/>
              </w:rPr>
              <w:t xml:space="preserve">1D </w:t>
            </w:r>
            <w:r w:rsidRPr="002331DD">
              <w:rPr>
                <w:rFonts w:hint="eastAsia"/>
              </w:rPr>
              <w:t>到</w:t>
            </w:r>
            <w:r w:rsidRPr="002331DD">
              <w:rPr>
                <w:rFonts w:hint="eastAsia"/>
              </w:rPr>
              <w:t xml:space="preserve"> 2D </w:t>
            </w:r>
            <w:r w:rsidRPr="002331DD">
              <w:rPr>
                <w:rFonts w:hint="eastAsia"/>
              </w:rPr>
              <w:t>转换</w:t>
            </w:r>
          </w:p>
          <w:p w14:paraId="210A77FE" w14:textId="328DE265" w:rsidR="001E3113" w:rsidRPr="002331DD" w:rsidRDefault="001E3113" w:rsidP="00361F77">
            <w:pPr>
              <w:ind w:firstLine="420"/>
            </w:pPr>
            <w:r w:rsidRPr="002331DD">
              <w:rPr>
                <w:rFonts w:hint="eastAsia"/>
              </w:rPr>
              <w:t>参照</w:t>
            </w:r>
            <w:proofErr w:type="spellStart"/>
            <w:r w:rsidRPr="002331DD">
              <w:rPr>
                <w:rFonts w:hint="eastAsia"/>
              </w:rPr>
              <w:t>Timesnet</w:t>
            </w:r>
            <w:proofErr w:type="spellEnd"/>
            <w:r w:rsidRPr="002331DD">
              <w:rPr>
                <w:rFonts w:hint="eastAsia"/>
              </w:rPr>
              <w:t>的思想，在利用</w:t>
            </w:r>
            <w:r w:rsidRPr="002331DD">
              <w:rPr>
                <w:rFonts w:hint="eastAsia"/>
              </w:rPr>
              <w:t>FFT</w:t>
            </w:r>
            <w:r w:rsidRPr="002331DD">
              <w:rPr>
                <w:rFonts w:hint="eastAsia"/>
              </w:rPr>
              <w:t>技术获得前</w:t>
            </w:r>
            <m:oMath>
              <m:r>
                <w:rPr>
                  <w:rFonts w:ascii="Cambria Math" w:hAnsi="Cambria Math"/>
                </w:rPr>
                <m:t xml:space="preserve"> </m:t>
              </m:r>
              <m:r>
                <w:rPr>
                  <w:rFonts w:ascii="Cambria Math" w:hAnsi="Cambria Math" w:hint="eastAsia"/>
                </w:rPr>
                <m:t>k</m:t>
              </m:r>
            </m:oMath>
            <w:r w:rsidRPr="002331DD">
              <w:rPr>
                <w:rFonts w:hint="eastAsia"/>
              </w:rPr>
              <w:t xml:space="preserve"> </w:t>
            </w:r>
            <w:proofErr w:type="gramStart"/>
            <w:r w:rsidRPr="002331DD">
              <w:rPr>
                <w:rFonts w:hint="eastAsia"/>
              </w:rPr>
              <w:t>个</w:t>
            </w:r>
            <w:proofErr w:type="gramEnd"/>
            <w:r w:rsidRPr="002331DD">
              <w:rPr>
                <w:rFonts w:hint="eastAsia"/>
              </w:rPr>
              <w:t>频率及其对应的周期后，我们可以将原本一整条的序列根据周期划分成对应的序列段，然后再将相同的周期段叠加成二维的形状，也就是重塑为二维图像。具体而言，一维时间序列通过以下公式转化为二维张量：</w:t>
            </w:r>
          </w:p>
          <w:p w14:paraId="29AA1049" w14:textId="0CACCFD5" w:rsidR="001E3113" w:rsidRPr="002331DD" w:rsidRDefault="00000000" w:rsidP="00361F77">
            <w:pPr>
              <w:pStyle w:val="afe"/>
              <w:ind w:firstLine="420"/>
            </w:pPr>
            <m:oMathPara>
              <m:oMathParaPr>
                <m:jc m:val="right"/>
              </m:oMathParaPr>
              <m:oMath>
                <m:sSubSup>
                  <m:sSubSupPr>
                    <m:ctrlPr/>
                  </m:sSubSupPr>
                  <m:e>
                    <m:r>
                      <m:t>{</m:t>
                    </m:r>
                    <m:sSubSup>
                      <m:sSubSupPr>
                        <m:ctrlPr/>
                      </m:sSubSupPr>
                      <m:e>
                        <m:r>
                          <m:rPr>
                            <m:scr m:val="script"/>
                          </m:rPr>
                          <m:t>Z</m:t>
                        </m:r>
                      </m:e>
                      <m:sub>
                        <m:r>
                          <m:t>m</m:t>
                        </m:r>
                      </m:sub>
                      <m:sup>
                        <m:r>
                          <m:t>l</m:t>
                        </m:r>
                      </m:sup>
                    </m:sSubSup>
                    <m:r>
                      <m:t>}</m:t>
                    </m:r>
                  </m:e>
                  <m:sub>
                    <m:r>
                      <m:t>m=0</m:t>
                    </m:r>
                  </m:sub>
                  <m:sup>
                    <m:r>
                      <m:t>M</m:t>
                    </m:r>
                  </m:sup>
                </m:sSubSup>
                <m:r>
                  <m:t>=</m:t>
                </m:r>
                <m:sSub>
                  <m:sSubPr>
                    <m:ctrlPr/>
                  </m:sSubPr>
                  <m:e>
                    <m:r>
                      <m:t>{Reshape</m:t>
                    </m:r>
                  </m:e>
                  <m:sub>
                    <m:sSub>
                      <m:sSubPr>
                        <m:ctrlPr/>
                      </m:sSubPr>
                      <m:e>
                        <m:r>
                          <w:rPr>
                            <w:rFonts w:hint="eastAsia"/>
                          </w:rPr>
                          <m:t>f</m:t>
                        </m:r>
                      </m:e>
                      <m:sub>
                        <m:r>
                          <m:t>i</m:t>
                        </m:r>
                      </m:sub>
                    </m:sSub>
                    <m:r>
                      <m:t>,</m:t>
                    </m:r>
                    <m:sSub>
                      <m:sSubPr>
                        <m:ctrlPr/>
                      </m:sSubPr>
                      <m:e>
                        <m:r>
                          <w:rPr>
                            <w:rFonts w:hint="eastAsia"/>
                          </w:rPr>
                          <m:t>p</m:t>
                        </m:r>
                      </m:e>
                      <m:sub>
                        <m:r>
                          <m:t>i</m:t>
                        </m:r>
                      </m:sub>
                    </m:sSub>
                  </m:sub>
                </m:sSub>
                <m:r>
                  <m:t xml:space="preserve">(Padding⁡( </m:t>
                </m:r>
                <m:sSubSup>
                  <m:sSubSupPr>
                    <m:ctrlPr>
                      <w:rPr>
                        <w:rFonts w:cs="Cambria Math"/>
                      </w:rPr>
                    </m:ctrlPr>
                  </m:sSubSupPr>
                  <m:e>
                    <m:r>
                      <w:rPr>
                        <w:rFonts w:cs="Cambria Math"/>
                      </w:rPr>
                      <m:t>x</m:t>
                    </m:r>
                  </m:e>
                  <m:sub>
                    <m:r>
                      <w:rPr>
                        <w:rFonts w:hint="eastAsia"/>
                      </w:rPr>
                      <m:t>m</m:t>
                    </m:r>
                  </m:sub>
                  <m:sup>
                    <m:r>
                      <w:rPr>
                        <w:rFonts w:cs="Cambria Math"/>
                      </w:rPr>
                      <m:t>l</m:t>
                    </m:r>
                  </m:sup>
                </m:sSubSup>
                <m:r>
                  <m:t>))</m:t>
                </m:r>
                <m:r>
                  <w:rPr>
                    <w:rFonts w:hint="eastAsia"/>
                  </w:rPr>
                  <m:t>∣</m:t>
                </m:r>
                <m:r>
                  <m:t>m=0,</m:t>
                </m:r>
                <m:r>
                  <w:rPr>
                    <w:rFonts w:hint="eastAsia"/>
                  </w:rPr>
                  <m:t>…</m:t>
                </m:r>
                <m:r>
                  <m:t>,M;</m:t>
                </m:r>
                <m:r>
                  <w:rPr>
                    <w:rFonts w:hint="eastAsia"/>
                  </w:rPr>
                  <m:t>i</m:t>
                </m:r>
                <m:r>
                  <m:t>=1,</m:t>
                </m:r>
                <m:r>
                  <w:rPr>
                    <w:rFonts w:hint="eastAsia"/>
                  </w:rPr>
                  <m:t>…</m:t>
                </m:r>
                <m:r>
                  <m:t>,K}              (4)</m:t>
                </m:r>
              </m:oMath>
            </m:oMathPara>
          </w:p>
          <w:p w14:paraId="7C3F7F28" w14:textId="6ED72EEF" w:rsidR="001E3113" w:rsidRPr="002331DD" w:rsidRDefault="001E3113" w:rsidP="00361F77">
            <w:pPr>
              <w:ind w:firstLine="420"/>
            </w:pPr>
            <w:r w:rsidRPr="002331DD">
              <w:rPr>
                <w:rFonts w:hint="eastAsia"/>
              </w:rPr>
              <w:t>其中</w:t>
            </w:r>
            <w:r w:rsidRPr="002331DD">
              <w:rPr>
                <w:rFonts w:hint="eastAsia"/>
              </w:rPr>
              <w:t xml:space="preserve"> </w:t>
            </w:r>
            <m:oMath>
              <m:sSub>
                <m:sSubPr>
                  <m:ctrlPr>
                    <w:rPr>
                      <w:rFonts w:ascii="Cambria Math" w:hAnsi="Cambria Math"/>
                      <w:i/>
                    </w:rPr>
                  </m:ctrlPr>
                </m:sSubPr>
                <m:e>
                  <m:r>
                    <w:rPr>
                      <w:rFonts w:ascii="Cambria Math" w:hAnsi="Cambria Math"/>
                    </w:rPr>
                    <m:t>Padding</m:t>
                  </m:r>
                </m:e>
                <m:sub>
                  <m:r>
                    <w:rPr>
                      <w:rFonts w:ascii="Cambria Math" w:hAnsi="Cambria Math"/>
                    </w:rPr>
                    <m:t>m,k</m:t>
                  </m:r>
                </m:sub>
              </m:sSub>
              <m:r>
                <w:rPr>
                  <w:rFonts w:ascii="Cambria Math" w:hAnsi="Cambria Math"/>
                </w:rPr>
                <m:t>(∙)</m:t>
              </m:r>
            </m:oMath>
            <w:r w:rsidRPr="002331DD">
              <w:rPr>
                <w:rFonts w:hint="eastAsia"/>
              </w:rPr>
              <w:t xml:space="preserve"> </w:t>
            </w:r>
            <w:r w:rsidRPr="002331DD">
              <w:rPr>
                <w:rFonts w:hint="eastAsia"/>
              </w:rPr>
              <w:t>表示通过在时间维度上用零扩展时间序列，</w:t>
            </w:r>
            <m:oMath>
              <m:sSub>
                <m:sSubPr>
                  <m:ctrlPr>
                    <w:rPr>
                      <w:rFonts w:ascii="Cambria Math" w:hAnsi="Cambria Math"/>
                      <w:i/>
                    </w:rPr>
                  </m:ctrlPr>
                </m:sSubPr>
                <m:e>
                  <m:r>
                    <w:rPr>
                      <w:rFonts w:ascii="Cambria Math" w:hAnsi="Cambria Math" w:hint="eastAsia"/>
                    </w:rPr>
                    <m:t>f</m:t>
                  </m:r>
                </m:e>
                <m:sub>
                  <m:r>
                    <w:rPr>
                      <w:rFonts w:ascii="Cambria Math" w:hAnsi="Cambria Math"/>
                    </w:rPr>
                    <m:t>i</m:t>
                  </m:r>
                </m:sub>
              </m:sSub>
              <m:r>
                <w:rPr>
                  <w:rFonts w:ascii="Cambria Math" w:hAnsi="Cambria Math"/>
                </w:rPr>
                <m:t xml:space="preserve"> </m:t>
              </m:r>
            </m:oMath>
            <w:r w:rsidRPr="002331DD">
              <w:rPr>
                <w:rFonts w:hint="eastAsia"/>
              </w:rPr>
              <w:t>和</w:t>
            </w:r>
            <w:r w:rsidRPr="002331DD">
              <w:rPr>
                <w:rFonts w:hint="eastAsia"/>
              </w:rPr>
              <w:t xml:space="preserve"> </w:t>
            </w:r>
            <m:oMath>
              <m:sSub>
                <m:sSubPr>
                  <m:ctrlPr>
                    <w:rPr>
                      <w:rFonts w:ascii="Cambria Math" w:hAnsi="Cambria Math"/>
                      <w:i/>
                    </w:rPr>
                  </m:ctrlPr>
                </m:sSubPr>
                <m:e>
                  <m:r>
                    <w:rPr>
                      <w:rFonts w:ascii="Cambria Math" w:hAnsi="Cambria Math" w:hint="eastAsia"/>
                    </w:rPr>
                    <m:t>p</m:t>
                  </m:r>
                </m:e>
                <m:sub>
                  <m:r>
                    <w:rPr>
                      <w:rFonts w:ascii="Cambria Math" w:hAnsi="Cambria Math"/>
                    </w:rPr>
                    <m:t>i</m:t>
                  </m:r>
                </m:sub>
              </m:sSub>
            </m:oMath>
            <w:r w:rsidRPr="002331DD">
              <w:rPr>
                <w:rFonts w:hint="eastAsia"/>
              </w:rPr>
              <w:t xml:space="preserve"> </w:t>
            </w:r>
            <w:r w:rsidRPr="002331DD">
              <w:rPr>
                <w:rFonts w:hint="eastAsia"/>
              </w:rPr>
              <w:t>分别表示转换后的</w:t>
            </w:r>
            <w:r w:rsidRPr="002331DD">
              <w:rPr>
                <w:rFonts w:hint="eastAsia"/>
              </w:rPr>
              <w:t xml:space="preserve"> 2D </w:t>
            </w:r>
            <w:r w:rsidRPr="002331DD">
              <w:rPr>
                <w:rFonts w:hint="eastAsia"/>
              </w:rPr>
              <w:t>张量的行数和列数。</w:t>
            </w:r>
            <m:oMath>
              <m:sSubSup>
                <m:sSubSupPr>
                  <m:ctrlPr>
                    <w:rPr>
                      <w:rFonts w:ascii="Cambria Math" w:hAnsi="Cambria Math"/>
                      <w:i/>
                    </w:rPr>
                  </m:ctrlPr>
                </m:sSubSupPr>
                <m:e>
                  <m:r>
                    <m:rPr>
                      <m:scr m:val="script"/>
                    </m:rPr>
                    <w:rPr>
                      <w:rFonts w:ascii="Cambria Math" w:hAnsi="Cambria Math"/>
                    </w:rPr>
                    <m:t>Z</m:t>
                  </m:r>
                </m:e>
                <m:sub>
                  <m:r>
                    <w:rPr>
                      <w:rFonts w:ascii="Cambria Math" w:hAnsi="Cambria Math"/>
                    </w:rPr>
                    <m:t>m</m:t>
                  </m:r>
                </m:sub>
                <m:sup>
                  <m:r>
                    <w:rPr>
                      <w:rFonts w:ascii="Cambria Math" w:hAnsi="Cambria Math"/>
                    </w:rPr>
                    <m:t>l</m:t>
                  </m:r>
                </m:sup>
              </m:sSubSup>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hint="eastAsia"/>
                        </w:rPr>
                        <m:t>p</m:t>
                      </m:r>
                    </m:e>
                    <m:sub>
                      <m:r>
                        <w:rPr>
                          <w:rFonts w:ascii="Cambria Math" w:hAnsi="Cambria Math"/>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f</m:t>
                      </m:r>
                    </m:e>
                    <m:sub>
                      <m:r>
                        <w:rPr>
                          <w:rFonts w:ascii="Cambria Math" w:hAnsi="Cambria Math"/>
                        </w:rPr>
                        <m:t>i</m:t>
                      </m:r>
                    </m:sub>
                  </m:sSub>
                  <m:r>
                    <w:rPr>
                      <w:rFonts w:ascii="Cambria Math" w:hAnsi="Cambria Math" w:hint="eastAsia"/>
                    </w:rPr>
                    <m:t>×</m:t>
                  </m:r>
                  <m:r>
                    <w:rPr>
                      <w:rFonts w:ascii="Cambria Math" w:hAnsi="Cambria Math"/>
                    </w:rPr>
                    <m:t>C</m:t>
                  </m:r>
                </m:sup>
              </m:sSup>
              <m:r>
                <w:rPr>
                  <w:rFonts w:ascii="Cambria Math" w:hAnsi="Cambria Math" w:hint="eastAsia"/>
                </w:rPr>
                <m:t xml:space="preserve"> </m:t>
              </m:r>
            </m:oMath>
            <w:r w:rsidRPr="002331DD">
              <w:rPr>
                <w:rFonts w:hint="eastAsia"/>
              </w:rPr>
              <w:t>表示基于频率</w:t>
            </w:r>
            <w:r w:rsidRPr="002331DD">
              <w:rPr>
                <w:rFonts w:hint="eastAsia"/>
              </w:rPr>
              <w:t xml:space="preserve"> </w:t>
            </w:r>
            <m:oMath>
              <m:sSub>
                <m:sSubPr>
                  <m:ctrlPr>
                    <w:rPr>
                      <w:rFonts w:ascii="Cambria Math" w:hAnsi="Cambria Math"/>
                      <w:i/>
                    </w:rPr>
                  </m:ctrlPr>
                </m:sSubPr>
                <m:e>
                  <m:r>
                    <w:rPr>
                      <w:rFonts w:ascii="Cambria Math" w:hAnsi="Cambria Math" w:hint="eastAsia"/>
                    </w:rPr>
                    <m:t>f</m:t>
                  </m:r>
                </m:e>
                <m:sub>
                  <m:r>
                    <w:rPr>
                      <w:rFonts w:ascii="Cambria Math" w:hAnsi="Cambria Math"/>
                    </w:rPr>
                    <m:t>i</m:t>
                  </m:r>
                </m:sub>
              </m:sSub>
            </m:oMath>
            <w:r w:rsidRPr="002331DD">
              <w:rPr>
                <w:rFonts w:hint="eastAsia"/>
              </w:rPr>
              <w:t xml:space="preserve"> </w:t>
            </w:r>
            <w:r w:rsidRPr="002331DD">
              <w:rPr>
                <w:rFonts w:hint="eastAsia"/>
              </w:rPr>
              <w:t>重塑的第</w:t>
            </w:r>
            <w:r w:rsidRPr="002331DD">
              <w:rPr>
                <w:rFonts w:hint="eastAsia"/>
              </w:rPr>
              <w:t xml:space="preserve"> </w:t>
            </w:r>
            <m:oMath>
              <m:r>
                <w:rPr>
                  <w:rFonts w:ascii="Cambria Math" w:hAnsi="Cambria Math"/>
                </w:rPr>
                <m:t>i</m:t>
              </m:r>
            </m:oMath>
            <w:r w:rsidRPr="002331DD">
              <w:rPr>
                <w:rFonts w:hint="eastAsia"/>
              </w:rPr>
              <w:t xml:space="preserve"> </w:t>
            </w:r>
            <w:proofErr w:type="gramStart"/>
            <w:r w:rsidRPr="002331DD">
              <w:rPr>
                <w:rFonts w:hint="eastAsia"/>
              </w:rPr>
              <w:t>个</w:t>
            </w:r>
            <w:proofErr w:type="gramEnd"/>
            <w:r w:rsidRPr="002331DD">
              <w:rPr>
                <w:rFonts w:hint="eastAsia"/>
              </w:rPr>
              <w:t>时间序列，其列和行分别代表对应周期长度</w:t>
            </w:r>
            <w:r w:rsidRPr="002331DD">
              <w:rPr>
                <w:rFonts w:hint="eastAsia"/>
              </w:rPr>
              <w:t xml:space="preserve"> </w:t>
            </w:r>
            <m:oMath>
              <m:sSub>
                <m:sSubPr>
                  <m:ctrlPr>
                    <w:rPr>
                      <w:rFonts w:ascii="Cambria Math" w:hAnsi="Cambria Math"/>
                      <w:i/>
                    </w:rPr>
                  </m:ctrlPr>
                </m:sSubPr>
                <m:e>
                  <m:r>
                    <w:rPr>
                      <w:rFonts w:ascii="Cambria Math" w:hAnsi="Cambria Math" w:hint="eastAsia"/>
                    </w:rPr>
                    <m:t>p</m:t>
                  </m:r>
                </m:e>
                <m:sub>
                  <m:r>
                    <w:rPr>
                      <w:rFonts w:ascii="Cambria Math" w:hAnsi="Cambria Math"/>
                    </w:rPr>
                    <m:t>i</m:t>
                  </m:r>
                </m:sub>
              </m:sSub>
            </m:oMath>
            <w:r w:rsidRPr="002331DD">
              <w:rPr>
                <w:rFonts w:hint="eastAsia"/>
              </w:rPr>
              <w:t xml:space="preserve"> </w:t>
            </w:r>
            <w:r w:rsidRPr="002331DD">
              <w:rPr>
                <w:rFonts w:hint="eastAsia"/>
              </w:rPr>
              <w:t>下的区间内变化和区间</w:t>
            </w:r>
            <w:proofErr w:type="gramStart"/>
            <w:r w:rsidRPr="002331DD">
              <w:rPr>
                <w:rFonts w:hint="eastAsia"/>
              </w:rPr>
              <w:t>间</w:t>
            </w:r>
            <w:proofErr w:type="gramEnd"/>
            <w:r w:rsidRPr="002331DD">
              <w:rPr>
                <w:rFonts w:hint="eastAsia"/>
              </w:rPr>
              <w:t>变化。最终，基于所选频率和估计周期，我们获得一组</w:t>
            </w:r>
            <w:r w:rsidRPr="002331DD">
              <w:rPr>
                <w:rFonts w:hint="eastAsia"/>
              </w:rPr>
              <w:t xml:space="preserve"> 2D </w:t>
            </w:r>
            <w:r w:rsidRPr="002331DD">
              <w:rPr>
                <w:rFonts w:hint="eastAsia"/>
              </w:rPr>
              <w:t>张量</w:t>
            </w:r>
            <w:r w:rsidRPr="002331DD">
              <w:rPr>
                <w:rFonts w:hint="eastAsia"/>
              </w:rPr>
              <w:t xml:space="preserve"> </w:t>
            </w:r>
            <w:r w:rsidRPr="002331DD">
              <w:t>{</w:t>
            </w:r>
            <m:oMath>
              <m:sSubSup>
                <m:sSubSupPr>
                  <m:ctrlPr>
                    <w:rPr>
                      <w:rFonts w:ascii="Cambria Math" w:hAnsi="Cambria Math"/>
                      <w:i/>
                    </w:rPr>
                  </m:ctrlPr>
                </m:sSubSupPr>
                <m:e>
                  <m:r>
                    <m:rPr>
                      <m:scr m:val="script"/>
                    </m:rPr>
                    <w:rPr>
                      <w:rFonts w:ascii="Cambria Math" w:hAnsi="Cambria Math"/>
                    </w:rPr>
                    <m:t>Z</m:t>
                  </m:r>
                </m:e>
                <m:sub>
                  <m:r>
                    <w:rPr>
                      <w:rFonts w:ascii="Cambria Math" w:hAnsi="Cambria Math"/>
                    </w:rPr>
                    <m:t>m</m:t>
                  </m:r>
                </m:sub>
                <m:sup>
                  <m:r>
                    <w:rPr>
                      <w:rFonts w:ascii="Cambria Math" w:hAnsi="Cambria Math"/>
                    </w:rPr>
                    <m:t>1</m:t>
                  </m:r>
                </m:sup>
              </m:sSubSup>
            </m:oMath>
            <w:r w:rsidRPr="002331DD">
              <w:t>,</w:t>
            </w:r>
            <w:r w:rsidRPr="002331DD">
              <w:rPr>
                <w:rFonts w:ascii="Cambria Math" w:hAnsi="Cambria Math" w:cs="Cambria Math"/>
              </w:rPr>
              <w:t>⋯</w:t>
            </w:r>
            <w:r w:rsidRPr="002331DD">
              <w:t>,</w:t>
            </w:r>
            <w:r w:rsidRPr="002331DD">
              <w:rPr>
                <w:rFonts w:ascii="Cambria Math" w:hAnsi="Cambria Math"/>
                <w:i/>
              </w:rPr>
              <w:t xml:space="preserve"> </w:t>
            </w:r>
            <m:oMath>
              <m:sSubSup>
                <m:sSubSupPr>
                  <m:ctrlPr>
                    <w:rPr>
                      <w:rFonts w:ascii="Cambria Math" w:hAnsi="Cambria Math"/>
                      <w:i/>
                    </w:rPr>
                  </m:ctrlPr>
                </m:sSubSupPr>
                <m:e>
                  <m:r>
                    <m:rPr>
                      <m:scr m:val="script"/>
                    </m:rPr>
                    <w:rPr>
                      <w:rFonts w:ascii="Cambria Math" w:hAnsi="Cambria Math"/>
                    </w:rPr>
                    <m:t>Z</m:t>
                  </m:r>
                </m:e>
                <m:sub>
                  <m:r>
                    <w:rPr>
                      <w:rFonts w:ascii="Cambria Math" w:hAnsi="Cambria Math"/>
                    </w:rPr>
                    <m:t>m</m:t>
                  </m:r>
                </m:sub>
                <m:sup>
                  <m:r>
                    <w:rPr>
                      <w:rFonts w:ascii="Cambria Math" w:hAnsi="Cambria Math"/>
                    </w:rPr>
                    <m:t>k</m:t>
                  </m:r>
                </m:sup>
              </m:sSubSup>
            </m:oMath>
            <w:r w:rsidRPr="002331DD">
              <w:t>}</w:t>
            </w:r>
            <w:r w:rsidRPr="002331DD">
              <w:rPr>
                <w:rFonts w:hint="eastAsia"/>
              </w:rPr>
              <w:t xml:space="preserve"> </w:t>
            </w:r>
            <w:r w:rsidRPr="002331DD">
              <w:rPr>
                <w:rFonts w:hint="eastAsia"/>
              </w:rPr>
              <w:t>，这表明由不同周期导出了</w:t>
            </w:r>
            <w:r w:rsidRPr="002331DD">
              <w:rPr>
                <w:rFonts w:hint="eastAsia"/>
              </w:rPr>
              <w:t xml:space="preserve"> </w:t>
            </w:r>
            <m:oMath>
              <m:r>
                <w:rPr>
                  <w:rFonts w:ascii="Cambria Math" w:hAnsi="Cambria Math"/>
                </w:rPr>
                <m:t>k</m:t>
              </m:r>
            </m:oMath>
            <w:r w:rsidRPr="002331DD">
              <w:rPr>
                <w:rFonts w:hint="eastAsia"/>
              </w:rPr>
              <w:t xml:space="preserve"> </w:t>
            </w:r>
            <w:r w:rsidRPr="002331DD">
              <w:rPr>
                <w:rFonts w:hint="eastAsia"/>
              </w:rPr>
              <w:t>种不同的时间</w:t>
            </w:r>
            <w:r w:rsidRPr="002331DD">
              <w:rPr>
                <w:rFonts w:hint="eastAsia"/>
              </w:rPr>
              <w:t xml:space="preserve"> 2D </w:t>
            </w:r>
            <w:r w:rsidRPr="002331DD">
              <w:rPr>
                <w:rFonts w:hint="eastAsia"/>
              </w:rPr>
              <w:t>变化。这种变换将两种类型的局部性引入到转换后的</w:t>
            </w:r>
            <w:r w:rsidRPr="002331DD">
              <w:rPr>
                <w:rFonts w:hint="eastAsia"/>
              </w:rPr>
              <w:t xml:space="preserve"> 2D </w:t>
            </w:r>
            <w:r w:rsidRPr="002331DD">
              <w:rPr>
                <w:rFonts w:hint="eastAsia"/>
              </w:rPr>
              <w:t>张量中，即相邻时间点（列，区间内变化）和相邻时期（行，区间</w:t>
            </w:r>
            <w:proofErr w:type="gramStart"/>
            <w:r w:rsidRPr="002331DD">
              <w:rPr>
                <w:rFonts w:hint="eastAsia"/>
              </w:rPr>
              <w:t>间</w:t>
            </w:r>
            <w:proofErr w:type="gramEnd"/>
            <w:r w:rsidRPr="002331DD">
              <w:rPr>
                <w:rFonts w:hint="eastAsia"/>
              </w:rPr>
              <w:t>变化）的局部性。因此，时间</w:t>
            </w:r>
            <w:r w:rsidRPr="002331DD">
              <w:rPr>
                <w:rFonts w:hint="eastAsia"/>
              </w:rPr>
              <w:t xml:space="preserve"> 2D </w:t>
            </w:r>
            <w:r w:rsidRPr="002331DD">
              <w:rPr>
                <w:rFonts w:hint="eastAsia"/>
              </w:rPr>
              <w:t>变化可以很容易地通过</w:t>
            </w:r>
            <w:r w:rsidRPr="002331DD">
              <w:rPr>
                <w:rFonts w:hint="eastAsia"/>
              </w:rPr>
              <w:t xml:space="preserve"> 2D </w:t>
            </w:r>
            <w:r w:rsidRPr="002331DD">
              <w:rPr>
                <w:rFonts w:hint="eastAsia"/>
              </w:rPr>
              <w:t>核进行处理。</w:t>
            </w:r>
          </w:p>
          <w:p w14:paraId="2AFE1C0A" w14:textId="315FBA3B" w:rsidR="001E3113" w:rsidRPr="00FC3F10" w:rsidRDefault="001E3113" w:rsidP="00361F77">
            <w:pPr>
              <w:ind w:firstLine="420"/>
            </w:pPr>
            <w:r w:rsidRPr="00FC3F10">
              <w:t xml:space="preserve">Module </w:t>
            </w:r>
            <w:r w:rsidR="000B01F9" w:rsidRPr="00FC3F10">
              <w:rPr>
                <w:rFonts w:hint="eastAsia"/>
              </w:rPr>
              <w:t>2</w:t>
            </w:r>
            <w:r w:rsidRPr="00FC3F10">
              <w:t>：</w:t>
            </w:r>
            <w:r w:rsidR="00DC07FB" w:rsidRPr="00FC3F10">
              <w:rPr>
                <w:rFonts w:hint="eastAsia"/>
              </w:rPr>
              <w:t>变量</w:t>
            </w:r>
            <w:r w:rsidR="00DC07FB" w:rsidRPr="00FC3F10">
              <w:rPr>
                <w:rFonts w:hint="eastAsia"/>
              </w:rPr>
              <w:t>-</w:t>
            </w:r>
            <w:r w:rsidR="00DC07FB" w:rsidRPr="00FC3F10">
              <w:rPr>
                <w:rFonts w:hint="eastAsia"/>
              </w:rPr>
              <w:t>尺度解耦重构</w:t>
            </w:r>
          </w:p>
          <w:p w14:paraId="718684DF" w14:textId="407827ED" w:rsidR="001E3113" w:rsidRPr="002331DD" w:rsidRDefault="001E3113" w:rsidP="00361F77">
            <w:pPr>
              <w:ind w:firstLine="420"/>
            </w:pPr>
            <w:r w:rsidRPr="002331DD">
              <w:t>步骤</w:t>
            </w:r>
            <w:proofErr w:type="gramStart"/>
            <w:r w:rsidR="000B01F9" w:rsidRPr="002331DD">
              <w:rPr>
                <w:rFonts w:hint="eastAsia"/>
              </w:rPr>
              <w:t>一</w:t>
            </w:r>
            <w:proofErr w:type="gramEnd"/>
            <w:r w:rsidRPr="002331DD">
              <w:rPr>
                <w:rFonts w:hint="eastAsia"/>
              </w:rPr>
              <w:t>：通道维度转换</w:t>
            </w:r>
          </w:p>
          <w:p w14:paraId="50A445AA" w14:textId="099F01A3" w:rsidR="001E3113" w:rsidRPr="002331DD" w:rsidRDefault="001E3113" w:rsidP="00361F77">
            <w:pPr>
              <w:ind w:firstLine="420"/>
            </w:pPr>
            <w:r w:rsidRPr="002331DD">
              <w:rPr>
                <w:rFonts w:hint="eastAsia"/>
              </w:rPr>
              <w:t>在经过前两个模块的处理后，我们获得了针对温室环境序列数据多尺度及多周期的分解，即</w:t>
            </w:r>
            <m:oMath>
              <m:d>
                <m:dPr>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M×K</m:t>
                      </m:r>
                    </m:e>
                  </m:d>
                </m:e>
              </m:d>
            </m:oMath>
            <w:r w:rsidRPr="002331DD">
              <w:rPr>
                <w:rFonts w:hint="eastAsia"/>
              </w:rPr>
              <w:t>，</w:t>
            </w:r>
            <m:oMath>
              <m:r>
                <w:rPr>
                  <w:rFonts w:ascii="Cambria Math" w:hAnsi="Cambria Math" w:hint="eastAsia"/>
                </w:rPr>
                <m:t>C</m:t>
              </m:r>
            </m:oMath>
            <w:r w:rsidRPr="002331DD">
              <w:rPr>
                <w:rFonts w:hint="eastAsia"/>
              </w:rPr>
              <w:t xml:space="preserve"> </w:t>
            </w:r>
            <w:r w:rsidRPr="002331DD">
              <w:rPr>
                <w:rFonts w:hint="eastAsia"/>
              </w:rPr>
              <w:t>组变量，</w:t>
            </w:r>
            <m:oMath>
              <m:r>
                <w:rPr>
                  <w:rFonts w:ascii="Cambria Math" w:hAnsi="Cambria Math" w:hint="eastAsia"/>
                </w:rPr>
                <m:t>M</m:t>
              </m:r>
            </m:oMath>
            <w:r w:rsidRPr="002331DD">
              <w:rPr>
                <w:rFonts w:hint="eastAsia"/>
              </w:rPr>
              <w:t xml:space="preserve"> </w:t>
            </w:r>
            <w:proofErr w:type="gramStart"/>
            <w:r w:rsidRPr="002331DD">
              <w:rPr>
                <w:rFonts w:hint="eastAsia"/>
              </w:rPr>
              <w:t>个</w:t>
            </w:r>
            <w:proofErr w:type="gramEnd"/>
            <w:r w:rsidRPr="002331DD">
              <w:rPr>
                <w:rFonts w:hint="eastAsia"/>
              </w:rPr>
              <w:t>尺度，每个尺度下由</w:t>
            </w:r>
            <w:r w:rsidRPr="002331DD">
              <w:rPr>
                <w:rFonts w:hint="eastAsia"/>
              </w:rPr>
              <w:t xml:space="preserve"> </w:t>
            </w:r>
            <m:oMath>
              <m:r>
                <w:rPr>
                  <w:rFonts w:ascii="Cambria Math" w:hAnsi="Cambria Math"/>
                </w:rPr>
                <m:t>K</m:t>
              </m:r>
            </m:oMath>
            <w:r w:rsidRPr="002331DD">
              <w:rPr>
                <w:rFonts w:hint="eastAsia"/>
              </w:rPr>
              <w:t xml:space="preserve"> </w:t>
            </w:r>
            <w:proofErr w:type="gramStart"/>
            <w:r w:rsidRPr="002331DD">
              <w:rPr>
                <w:rFonts w:hint="eastAsia"/>
              </w:rPr>
              <w:t>个</w:t>
            </w:r>
            <w:proofErr w:type="gramEnd"/>
            <w:r w:rsidRPr="002331DD">
              <w:rPr>
                <w:rFonts w:hint="eastAsia"/>
              </w:rPr>
              <w:t>二维张量组成，如果将这样的图像组输入进后续的模型，就需要在处理完尺度融合后再考虑变量之间的耦合关系，显得十分复杂。产生这一问题的点就在于变量通道和尺度通道没有分离。进一步的，如果不对其做处理，直接输入到后续的</w:t>
            </w:r>
            <w:r w:rsidRPr="002331DD">
              <w:rPr>
                <w:rFonts w:hint="eastAsia"/>
              </w:rPr>
              <w:t>2D</w:t>
            </w:r>
            <w:r w:rsidRPr="002331DD">
              <w:rPr>
                <w:rFonts w:hint="eastAsia"/>
              </w:rPr>
              <w:t>卷积模块，每个通道的输入是</w:t>
            </w:r>
            <w:r w:rsidRPr="002331DD">
              <w:rPr>
                <w:rFonts w:hint="eastAsia"/>
              </w:rPr>
              <w:t xml:space="preserve"> </w:t>
            </w:r>
            <m:oMath>
              <m:r>
                <w:rPr>
                  <w:rFonts w:ascii="Cambria Math" w:hAnsi="Cambria Math"/>
                </w:rPr>
                <m:t>K</m:t>
              </m:r>
            </m:oMath>
            <w:r w:rsidRPr="002331DD">
              <w:rPr>
                <w:rFonts w:hint="eastAsia"/>
              </w:rPr>
              <w:t xml:space="preserve"> </w:t>
            </w:r>
            <w:proofErr w:type="gramStart"/>
            <w:r w:rsidRPr="002331DD">
              <w:rPr>
                <w:rFonts w:hint="eastAsia"/>
              </w:rPr>
              <w:t>个</w:t>
            </w:r>
            <w:proofErr w:type="gramEnd"/>
            <w:r w:rsidRPr="002331DD">
              <w:rPr>
                <w:rFonts w:hint="eastAsia"/>
              </w:rPr>
              <w:t>形状不同的二维张量，难以处理。</w:t>
            </w:r>
          </w:p>
          <w:p w14:paraId="49115EE7" w14:textId="591F7B84" w:rsidR="001E3113" w:rsidRPr="002331DD" w:rsidRDefault="001E3113" w:rsidP="00361F77">
            <w:pPr>
              <w:ind w:firstLine="420"/>
            </w:pPr>
            <w:r w:rsidRPr="002331DD">
              <w:rPr>
                <w:rFonts w:hint="eastAsia"/>
              </w:rPr>
              <w:t>因此，在输入到卷积模块之前，需要通道维度转换模块。我们只需要将变量通道和尺度通道分离开来，不去处理</w:t>
            </w:r>
            <w:r w:rsidRPr="002331DD">
              <w:rPr>
                <w:rFonts w:hint="eastAsia"/>
              </w:rPr>
              <w:t xml:space="preserve"> </w:t>
            </w:r>
            <m:oMath>
              <m:r>
                <w:rPr>
                  <w:rFonts w:ascii="Cambria Math" w:hAnsi="Cambria Math" w:hint="eastAsia"/>
                </w:rPr>
                <m:t>C</m:t>
              </m:r>
            </m:oMath>
            <w:r w:rsidRPr="002331DD">
              <w:rPr>
                <w:rFonts w:hint="eastAsia"/>
              </w:rPr>
              <w:t xml:space="preserve"> </w:t>
            </w:r>
            <w:proofErr w:type="gramStart"/>
            <w:r w:rsidRPr="002331DD">
              <w:rPr>
                <w:rFonts w:hint="eastAsia"/>
              </w:rPr>
              <w:t>个</w:t>
            </w:r>
            <w:proofErr w:type="gramEnd"/>
            <w:r w:rsidRPr="002331DD">
              <w:rPr>
                <w:rFonts w:hint="eastAsia"/>
              </w:rPr>
              <w:t>变量、每个变量都有</w:t>
            </w:r>
            <w:r w:rsidRPr="002331DD">
              <w:rPr>
                <w:rFonts w:hint="eastAsia"/>
              </w:rPr>
              <w:t xml:space="preserve"> </w:t>
            </w:r>
            <m:oMath>
              <m:r>
                <w:rPr>
                  <w:rFonts w:ascii="Cambria Math" w:hAnsi="Cambria Math" w:hint="eastAsia"/>
                </w:rPr>
                <m:t>M</m:t>
              </m:r>
            </m:oMath>
            <w:r w:rsidRPr="002331DD">
              <w:rPr>
                <w:rFonts w:hint="eastAsia"/>
              </w:rPr>
              <w:t xml:space="preserve"> </w:t>
            </w:r>
            <w:proofErr w:type="gramStart"/>
            <w:r w:rsidRPr="002331DD">
              <w:rPr>
                <w:rFonts w:hint="eastAsia"/>
              </w:rPr>
              <w:t>个</w:t>
            </w:r>
            <w:proofErr w:type="gramEnd"/>
            <w:r w:rsidRPr="002331DD">
              <w:rPr>
                <w:rFonts w:hint="eastAsia"/>
              </w:rPr>
              <w:t>尺度的情况，而是转而处理</w:t>
            </w:r>
            <w:r w:rsidRPr="002331DD">
              <w:rPr>
                <w:rFonts w:hint="eastAsia"/>
              </w:rPr>
              <w:t xml:space="preserve"> </w:t>
            </w:r>
            <m:oMath>
              <m:r>
                <w:rPr>
                  <w:rFonts w:ascii="Cambria Math" w:hAnsi="Cambria Math" w:hint="eastAsia"/>
                </w:rPr>
                <m:t>M</m:t>
              </m:r>
            </m:oMath>
            <w:r w:rsidRPr="002331DD">
              <w:rPr>
                <w:rFonts w:hint="eastAsia"/>
              </w:rPr>
              <w:t xml:space="preserve"> </w:t>
            </w:r>
            <w:proofErr w:type="gramStart"/>
            <w:r w:rsidRPr="002331DD">
              <w:rPr>
                <w:rFonts w:hint="eastAsia"/>
              </w:rPr>
              <w:t>个</w:t>
            </w:r>
            <w:proofErr w:type="gramEnd"/>
            <w:r w:rsidRPr="002331DD">
              <w:rPr>
                <w:rFonts w:hint="eastAsia"/>
              </w:rPr>
              <w:t>尺度、每个尺度下有</w:t>
            </w:r>
            <w:r w:rsidRPr="002331DD">
              <w:rPr>
                <w:rFonts w:hint="eastAsia"/>
              </w:rPr>
              <w:t xml:space="preserve"> </w:t>
            </w:r>
            <m:oMath>
              <m:r>
                <w:rPr>
                  <w:rFonts w:ascii="Cambria Math" w:hAnsi="Cambria Math" w:hint="eastAsia"/>
                </w:rPr>
                <m:t>C</m:t>
              </m:r>
            </m:oMath>
            <w:r w:rsidRPr="002331DD">
              <w:rPr>
                <w:rFonts w:hint="eastAsia"/>
              </w:rPr>
              <w:t xml:space="preserve"> </w:t>
            </w:r>
            <w:proofErr w:type="gramStart"/>
            <w:r w:rsidRPr="002331DD">
              <w:rPr>
                <w:rFonts w:hint="eastAsia"/>
              </w:rPr>
              <w:t>个</w:t>
            </w:r>
            <w:proofErr w:type="gramEnd"/>
            <w:r w:rsidRPr="002331DD">
              <w:rPr>
                <w:rFonts w:hint="eastAsia"/>
              </w:rPr>
              <w:t>变量的情况，这样的话由卷积模型去处理多变量的关系，最终做一个多尺度融合就好。</w:t>
            </w:r>
          </w:p>
          <w:p w14:paraId="15D624D4" w14:textId="004683F8" w:rsidR="00361F77" w:rsidRPr="002331DD" w:rsidRDefault="001E3113" w:rsidP="00361F77">
            <w:pPr>
              <w:ind w:firstLine="420"/>
            </w:pPr>
            <w:r w:rsidRPr="002331DD">
              <w:rPr>
                <w:rFonts w:hint="eastAsia"/>
              </w:rPr>
              <w:t>具体而言，本模块主要是将</w:t>
            </w:r>
            <m:oMath>
              <m:d>
                <m:dPr>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M×K</m:t>
                      </m:r>
                    </m:e>
                  </m:d>
                </m:e>
              </m:d>
            </m:oMath>
            <w:r w:rsidRPr="002331DD">
              <w:rPr>
                <w:rFonts w:hint="eastAsia"/>
              </w:rPr>
              <w:t>的输入转换成</w:t>
            </w:r>
            <m:oMath>
              <m:d>
                <m:dPr>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K×C</m:t>
                      </m:r>
                    </m:e>
                  </m:d>
                </m:e>
              </m:d>
            </m:oMath>
            <w:r w:rsidRPr="002331DD">
              <w:rPr>
                <w:rFonts w:hint="eastAsia"/>
              </w:rPr>
              <w:t>的形状，如下图</w:t>
            </w:r>
            <w:r w:rsidRPr="002331DD">
              <w:rPr>
                <w:rFonts w:hint="eastAsia"/>
              </w:rPr>
              <w:t>2</w:t>
            </w:r>
            <w:r w:rsidRPr="002331DD">
              <w:rPr>
                <w:rFonts w:hint="eastAsia"/>
              </w:rPr>
              <w:t>及公式所示：</w:t>
            </w:r>
          </w:p>
          <w:p w14:paraId="625C06C0" w14:textId="6CD18BD5" w:rsidR="00361F77" w:rsidRPr="002331DD" w:rsidRDefault="00000000" w:rsidP="00361F77">
            <w:pPr>
              <w:spacing w:line="240" w:lineRule="auto"/>
              <w:ind w:firstLine="420"/>
              <w:jc w:val="distribute"/>
            </w:pPr>
            <m:oMathPara>
              <m:oMath>
                <m:eqArr>
                  <m:eqArrPr>
                    <m:maxDist m:val="1"/>
                    <m:ctrlPr>
                      <w:rPr>
                        <w:rFonts w:ascii="Cambria Math" w:hAnsi="Cambria Math"/>
                      </w:rPr>
                    </m:ctrlPr>
                  </m:eqArrPr>
                  <m:e>
                    <m:r>
                      <m:rPr>
                        <m:sty m:val="p"/>
                      </m:rPr>
                      <w:rPr>
                        <w:rFonts w:ascii="Cambria Math" w:hAnsi="Cambria Math"/>
                      </w:rPr>
                      <m:t xml:space="preserve"> </m:t>
                    </m:r>
                    <m:ctrlPr>
                      <w:rPr>
                        <w:rFonts w:ascii="Cambria Math" w:eastAsia="Cambria Math" w:hAnsi="Cambria Math" w:cs="Cambria Math"/>
                      </w:rPr>
                    </m:ctrlPr>
                  </m:e>
                  <m:e>
                    <m:d>
                      <m:dPr>
                        <m:begChr m:val="{"/>
                        <m:endChr m:val="}"/>
                        <m:ctrlPr>
                          <w:rPr>
                            <w:rFonts w:ascii="Cambria Math" w:eastAsia="Cambria Math" w:hAnsi="Cambria Math" w:cs="Cambria Math"/>
                          </w:rPr>
                        </m:ctrlPr>
                      </m:dPr>
                      <m:e>
                        <m:d>
                          <m:dPr>
                            <m:begChr m:val="["/>
                            <m:endChr m:val="]"/>
                            <m:ctrlPr>
                              <w:rPr>
                                <w:rFonts w:ascii="Cambria Math" w:eastAsia="Cambria Math" w:hAnsi="Cambria Math" w:cs="Cambria Math"/>
                              </w:rPr>
                            </m:ctrlPr>
                          </m:dPr>
                          <m:e>
                            <m:sSubSup>
                              <m:sSubSupPr>
                                <m:ctrlPr>
                                  <w:rPr>
                                    <w:rFonts w:ascii="Cambria Math" w:hAnsi="Cambria Math"/>
                                  </w:rPr>
                                </m:ctrlPr>
                              </m:sSubSupPr>
                              <m:e>
                                <m:r>
                                  <w:rPr>
                                    <w:rFonts w:ascii="Cambria Math" w:hAnsi="Cambria Math"/>
                                  </w:rPr>
                                  <m:t>A</m:t>
                                </m:r>
                              </m:e>
                              <m:sub>
                                <m:r>
                                  <w:rPr>
                                    <w:rFonts w:ascii="Cambria Math" w:hAnsi="Cambria Math"/>
                                  </w:rPr>
                                  <m:t>m</m:t>
                                </m:r>
                              </m:sub>
                              <m:sup>
                                <m:r>
                                  <w:rPr>
                                    <w:rFonts w:ascii="Cambria Math" w:hAnsi="Cambria Math"/>
                                  </w:rPr>
                                  <m:t>k</m:t>
                                </m:r>
                              </m:sup>
                            </m:sSubSup>
                            <m:r>
                              <m:rPr>
                                <m:sty m:val="p"/>
                              </m:rPr>
                              <w:rPr>
                                <w:rFonts w:ascii="Cambria Math" w:hAnsi="Cambria Math"/>
                              </w:rPr>
                              <m:t>|</m:t>
                            </m:r>
                            <m: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hAnsi="Cambria Math" w:cs="Cambria Math"/>
                              </w:rPr>
                              <m:t>0,…,</m:t>
                            </m:r>
                            <m:r>
                              <w:rPr>
                                <w:rFonts w:ascii="Cambria Math" w:hAnsi="Cambria Math" w:cs="Cambria Math"/>
                              </w:rPr>
                              <m:t>K</m:t>
                            </m:r>
                          </m:e>
                        </m:d>
                        <m:r>
                          <m:rPr>
                            <m:sty m:val="p"/>
                          </m:rPr>
                          <w:rPr>
                            <w:rFonts w:ascii="Cambria Math" w:eastAsia="Cambria Math" w:hAnsi="Cambria Math" w:cs="Cambria Math"/>
                          </w:rPr>
                          <m:t>,</m:t>
                        </m:r>
                        <m:d>
                          <m:dPr>
                            <m:begChr m:val="["/>
                            <m:endChr m:val="]"/>
                            <m:ctrlPr>
                              <w:rPr>
                                <w:rFonts w:ascii="Cambria Math" w:eastAsia="Cambria Math" w:hAnsi="Cambria Math" w:cs="Cambria Math"/>
                              </w:rPr>
                            </m:ctrlPr>
                          </m:dPr>
                          <m:e>
                            <m:sSubSup>
                              <m:sSubSupPr>
                                <m:ctrlPr>
                                  <w:rPr>
                                    <w:rFonts w:ascii="Cambria Math" w:hAnsi="Cambria Math"/>
                                  </w:rPr>
                                </m:ctrlPr>
                              </m:sSubSupPr>
                              <m:e>
                                <m:r>
                                  <w:rPr>
                                    <w:rFonts w:ascii="Cambria Math" w:hAnsi="Cambria Math"/>
                                  </w:rPr>
                                  <m:t>B</m:t>
                                </m:r>
                              </m:e>
                              <m:sub>
                                <m:r>
                                  <w:rPr>
                                    <w:rFonts w:ascii="Cambria Math" w:hAnsi="Cambria Math"/>
                                  </w:rPr>
                                  <m:t>m</m:t>
                                </m:r>
                              </m:sub>
                              <m:sup>
                                <m:r>
                                  <w:rPr>
                                    <w:rFonts w:ascii="Cambria Math" w:hAnsi="Cambria Math"/>
                                  </w:rPr>
                                  <m:t>k</m:t>
                                </m:r>
                              </m:sup>
                            </m:sSubSup>
                            <m:r>
                              <m:rPr>
                                <m:sty m:val="p"/>
                              </m:rPr>
                              <w:rPr>
                                <w:rFonts w:ascii="Cambria Math" w:hAnsi="Cambria Math"/>
                              </w:rPr>
                              <m:t>|</m:t>
                            </m:r>
                            <m: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hAnsi="Cambria Math" w:cs="Cambria Math"/>
                              </w:rPr>
                              <m:t>0,…,</m:t>
                            </m:r>
                            <m:r>
                              <w:rPr>
                                <w:rFonts w:ascii="Cambria Math" w:hAnsi="Cambria Math" w:cs="Cambria Math"/>
                              </w:rPr>
                              <m:t>K</m:t>
                            </m:r>
                          </m:e>
                        </m:d>
                        <m:r>
                          <m:rPr>
                            <m:sty m:val="p"/>
                          </m:rPr>
                          <w:rPr>
                            <w:rFonts w:ascii="Cambria Math" w:eastAsia="Cambria Math" w:hAnsi="Cambria Math" w:cs="Cambria Math"/>
                          </w:rPr>
                          <m:t>,</m:t>
                        </m:r>
                        <m:r>
                          <m:rPr>
                            <m:sty m:val="p"/>
                          </m:rPr>
                          <w:rPr>
                            <w:rFonts w:ascii="Cambria Math" w:hAnsi="Cambria Math" w:cs="Cambria Math"/>
                          </w:rPr>
                          <m:t>…,</m:t>
                        </m:r>
                        <m:d>
                          <m:dPr>
                            <m:begChr m:val="["/>
                            <m:endChr m:val="]"/>
                            <m:ctrlPr>
                              <w:rPr>
                                <w:rFonts w:ascii="Cambria Math" w:eastAsia="Cambria Math" w:hAnsi="Cambria Math" w:cs="Cambria Math"/>
                              </w:rPr>
                            </m:ctrlPr>
                          </m:dPr>
                          <m:e>
                            <m:sSubSup>
                              <m:sSubSupPr>
                                <m:ctrlPr>
                                  <w:rPr>
                                    <w:rFonts w:ascii="Cambria Math" w:hAnsi="Cambria Math"/>
                                  </w:rPr>
                                </m:ctrlPr>
                              </m:sSubSupPr>
                              <m:e>
                                <m:r>
                                  <w:rPr>
                                    <w:rFonts w:ascii="Cambria Math" w:hAnsi="Cambria Math"/>
                                  </w:rPr>
                                  <m:t>C</m:t>
                                </m:r>
                              </m:e>
                              <m:sub>
                                <m:r>
                                  <w:rPr>
                                    <w:rFonts w:ascii="Cambria Math" w:hAnsi="Cambria Math"/>
                                  </w:rPr>
                                  <m:t>m</m:t>
                                </m:r>
                              </m:sub>
                              <m:sup>
                                <m:r>
                                  <w:rPr>
                                    <w:rFonts w:ascii="Cambria Math" w:hAnsi="Cambria Math"/>
                                  </w:rPr>
                                  <m:t>k</m:t>
                                </m:r>
                              </m:sup>
                            </m:sSubSup>
                            <m:r>
                              <m:rPr>
                                <m:sty m:val="p"/>
                              </m:rPr>
                              <w:rPr>
                                <w:rFonts w:ascii="Cambria Math" w:hAnsi="Cambria Math"/>
                              </w:rPr>
                              <m:t>|</m:t>
                            </m:r>
                            <m: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hAnsi="Cambria Math" w:cs="Cambria Math"/>
                              </w:rPr>
                              <m:t>0,…,</m:t>
                            </m:r>
                            <m:r>
                              <w:rPr>
                                <w:rFonts w:ascii="Cambria Math" w:hAnsi="Cambria Math" w:cs="Cambria Math"/>
                              </w:rPr>
                              <m:t>K</m:t>
                            </m:r>
                          </m:e>
                        </m:d>
                        <m:r>
                          <m:rPr>
                            <m:sty m:val="p"/>
                          </m:rPr>
                          <w:rPr>
                            <w:rFonts w:ascii="Cambria Math" w:eastAsia="Cambria Math" w:hAnsi="Cambria Math" w:cs="Cambria Math"/>
                          </w:rPr>
                          <m:t xml:space="preserve"> </m:t>
                        </m:r>
                        <m:r>
                          <m:rPr>
                            <m:sty m:val="p"/>
                          </m:rPr>
                          <w:rPr>
                            <w:rFonts w:ascii="Cambria Math" w:hAnsi="Cambria Math" w:cs="Cambria Math"/>
                          </w:rPr>
                          <m:t xml:space="preserve"> |  </m:t>
                        </m:r>
                        <m:r>
                          <w:rPr>
                            <w:rFonts w:ascii="Cambria Math" w:hAnsi="Cambria Math"/>
                          </w:rPr>
                          <m:t>m</m:t>
                        </m:r>
                        <m:r>
                          <m:rPr>
                            <m:sty m:val="p"/>
                          </m:rPr>
                          <w:rPr>
                            <w:rFonts w:ascii="Cambria Math" w:hAnsi="Cambria Math"/>
                          </w:rPr>
                          <m:t>=0,</m:t>
                        </m:r>
                        <m:r>
                          <m:rPr>
                            <m:sty m:val="p"/>
                          </m:rPr>
                          <w:rPr>
                            <w:rFonts w:ascii="Cambria Math" w:hAnsi="Cambria Math" w:hint="eastAsia"/>
                          </w:rPr>
                          <m:t>…</m:t>
                        </m:r>
                        <m:r>
                          <m:rPr>
                            <m:sty m:val="p"/>
                          </m:rPr>
                          <w:rPr>
                            <w:rFonts w:ascii="Cambria Math" w:hAnsi="Cambria Math"/>
                          </w:rPr>
                          <m:t>,</m:t>
                        </m:r>
                        <m:r>
                          <w:rPr>
                            <w:rFonts w:ascii="Cambria Math" w:hAnsi="Cambria Math"/>
                          </w:rPr>
                          <m:t>M</m:t>
                        </m:r>
                      </m:e>
                    </m:d>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d>
                      <m:dPr>
                        <m:begChr m:val="{"/>
                        <m:endChr m:val="}"/>
                        <m:ctrlPr>
                          <w:rPr>
                            <w:rFonts w:ascii="Cambria Math" w:hAnsi="Cambria Math"/>
                          </w:rPr>
                        </m:ctrlPr>
                      </m:dPr>
                      <m:e>
                        <m:m>
                          <m:mPr>
                            <m:mcs>
                              <m:mc>
                                <m:mcPr>
                                  <m:count m:val="3"/>
                                  <m:mcJc m:val="center"/>
                                </m:mcPr>
                              </m:mc>
                            </m:mcs>
                            <m:ctrlPr>
                              <w:rPr>
                                <w:rFonts w:ascii="Cambria Math" w:hAnsi="Cambria Math"/>
                              </w:rPr>
                            </m:ctrlPr>
                          </m:mPr>
                          <m:mr>
                            <m:e>
                              <m:m>
                                <m:mPr>
                                  <m:mcs>
                                    <m:mc>
                                      <m:mcPr>
                                        <m:count m:val="1"/>
                                        <m:mcJc m:val="center"/>
                                      </m:mcPr>
                                    </m:mc>
                                  </m:mcs>
                                  <m:ctrlPr>
                                    <w:rPr>
                                      <w:rFonts w:ascii="Cambria Math" w:hAnsi="Cambria Math"/>
                                    </w:rPr>
                                  </m:ctrlPr>
                                </m:mPr>
                                <m:mr>
                                  <m:e>
                                    <m:sSubSup>
                                      <m:sSubSupPr>
                                        <m:ctrlPr>
                                          <w:rPr>
                                            <w:rFonts w:ascii="Cambria Math" w:hAnsi="Cambria Math"/>
                                          </w:rPr>
                                        </m:ctrlPr>
                                      </m:sSubSupP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=1</m:t>
                                            </m:r>
                                          </m:sup>
                                        </m:sSubSup>
                                        <m:r>
                                          <m:rPr>
                                            <m:sty m:val="p"/>
                                          </m:rPr>
                                          <w:rPr>
                                            <w:rFonts w:ascii="Cambria Math" w:hAnsi="Cambria Math"/>
                                          </w:rPr>
                                          <m:t>,</m:t>
                                        </m:r>
                                        <m:r>
                                          <w:rPr>
                                            <w:rFonts w:ascii="Cambria Math" w:hAnsi="Cambria Math"/>
                                          </w:rPr>
                                          <m:t>A</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=2</m:t>
                                        </m:r>
                                      </m:sup>
                                    </m:sSubSup>
                                  </m:e>
                                </m:mr>
                                <m:mr>
                                  <m:e>
                                    <m:sSubSup>
                                      <m:sSubSupPr>
                                        <m:ctrlPr>
                                          <w:rPr>
                                            <w:rFonts w:ascii="Cambria Math" w:hAnsi="Cambria Math"/>
                                          </w:rPr>
                                        </m:ctrlPr>
                                      </m:sSubSupP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=1</m:t>
                                            </m:r>
                                          </m:sup>
                                        </m:sSubSup>
                                        <m:r>
                                          <m:rPr>
                                            <m:sty m:val="p"/>
                                          </m:rPr>
                                          <w:rPr>
                                            <w:rFonts w:ascii="Cambria Math" w:hAnsi="Cambria Math"/>
                                          </w:rPr>
                                          <m:t>,</m:t>
                                        </m:r>
                                        <m:r>
                                          <w:rPr>
                                            <w:rFonts w:ascii="Cambria Math" w:hAnsi="Cambria Math"/>
                                          </w:rPr>
                                          <m:t>A</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=2</m:t>
                                        </m:r>
                                      </m:sup>
                                    </m:sSubSup>
                                  </m:e>
                                </m:mr>
                              </m:m>
                            </m:e>
                            <m:e>
                              <m:r>
                                <m:rPr>
                                  <m:sty m:val="p"/>
                                </m:rPr>
                                <w:rPr>
                                  <w:rFonts w:ascii="Cambria Math" w:hAnsi="Cambria Math"/>
                                </w:rPr>
                                <m:t>⋯</m:t>
                              </m:r>
                            </m:e>
                            <m:e>
                              <m:m>
                                <m:mPr>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K</m:t>
                                        </m:r>
                                      </m:sup>
                                    </m:sSubSup>
                                  </m:e>
                                </m:m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K</m:t>
                                        </m:r>
                                      </m:sup>
                                    </m:sSubSup>
                                  </m:e>
                                </m:mr>
                              </m:m>
                            </m:e>
                          </m:mr>
                          <m:mr>
                            <m:e>
                              <m:m>
                                <m:mPr>
                                  <m:mcs>
                                    <m:mc>
                                      <m:mcPr>
                                        <m:count m:val="2"/>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 xml:space="preserve">     ⋮</m:t>
                                    </m:r>
                                  </m:e>
                                </m:mr>
                              </m:m>
                            </m:e>
                            <m:e>
                              <m:r>
                                <m:rPr>
                                  <m:sty m:val="p"/>
                                </m:rPr>
                                <w:rPr>
                                  <w:rFonts w:ascii="Cambria Math" w:hAnsi="Cambria Math"/>
                                </w:rPr>
                                <m:t>⋱</m:t>
                              </m:r>
                            </m:e>
                            <m:e>
                              <m:r>
                                <m:rPr>
                                  <m:sty m:val="p"/>
                                </m:rPr>
                                <w:rPr>
                                  <w:rFonts w:ascii="Cambria Math" w:hAnsi="Cambria Math"/>
                                </w:rPr>
                                <m:t>⋮</m:t>
                              </m:r>
                            </m:e>
                          </m:m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=2</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m:t>
                                  </m:r>
                                  <m:r>
                                    <w:rPr>
                                      <w:rFonts w:ascii="Cambria Math" w:hAnsi="Cambria Math"/>
                                    </w:rPr>
                                    <m:t>K</m:t>
                                  </m:r>
                                </m:sup>
                              </m:sSubSup>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m>
                                <m:mPr>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=2</m:t>
                                        </m:r>
                                      </m:sup>
                                    </m:sSubSup>
                                  </m:e>
                                </m:mr>
                                <m:mr>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=2</m:t>
                                        </m:r>
                                      </m:sup>
                                    </m:sSubSup>
                                  </m:e>
                                </m:mr>
                              </m:m>
                            </m:e>
                            <m:e>
                              <m:r>
                                <m:rPr>
                                  <m:sty m:val="p"/>
                                </m:rPr>
                                <w:rPr>
                                  <w:rFonts w:ascii="Cambria Math" w:hAnsi="Cambria Math"/>
                                </w:rPr>
                                <m:t>⋯</m:t>
                              </m:r>
                            </m:e>
                            <m:e>
                              <m:m>
                                <m:mPr>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K</m:t>
                                        </m:r>
                                      </m:sup>
                                    </m:sSubSup>
                                  </m:e>
                                </m:mr>
                                <m:mr>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K</m:t>
                                        </m:r>
                                      </m:sup>
                                    </m:sSubSup>
                                  </m:e>
                                </m:mr>
                              </m:m>
                            </m:e>
                          </m:mr>
                          <m:mr>
                            <m:e>
                              <m:m>
                                <m:mPr>
                                  <m:mcs>
                                    <m:mc>
                                      <m:mcPr>
                                        <m:count m:val="2"/>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 xml:space="preserve">     ⋮</m:t>
                                    </m:r>
                                  </m:e>
                                </m:mr>
                              </m:m>
                            </m:e>
                            <m:e>
                              <m:r>
                                <m:rPr>
                                  <m:sty m:val="p"/>
                                </m:rPr>
                                <w:rPr>
                                  <w:rFonts w:ascii="Cambria Math" w:hAnsi="Cambria Math"/>
                                </w:rPr>
                                <m:t>⋱</m:t>
                              </m:r>
                            </m:e>
                            <m:e>
                              <m:r>
                                <m:rPr>
                                  <m:sty m:val="p"/>
                                </m:rPr>
                                <w:rPr>
                                  <w:rFonts w:ascii="Cambria Math" w:hAnsi="Cambria Math"/>
                                </w:rPr>
                                <m:t>⋮</m:t>
                              </m:r>
                            </m:e>
                          </m:mr>
                          <m:mr>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=2</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m:t>
                                  </m:r>
                                  <m:r>
                                    <w:rPr>
                                      <w:rFonts w:ascii="Cambria Math" w:hAnsi="Cambria Math"/>
                                    </w:rPr>
                                    <m:t>K</m:t>
                                  </m:r>
                                </m:sup>
                              </m:sSubSup>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m>
                                <m:mPr>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=1</m:t>
                                        </m:r>
                                      </m:sup>
                                    </m:sSubSup>
                                  </m:e>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=2</m:t>
                                        </m:r>
                                      </m:sup>
                                    </m:sSubSup>
                                  </m:e>
                                </m:m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=1</m:t>
                                        </m:r>
                                      </m:sup>
                                    </m:sSubSup>
                                  </m:e>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=2</m:t>
                                        </m:r>
                                      </m:sup>
                                    </m:sSubSup>
                                  </m:e>
                                </m:mr>
                              </m:m>
                            </m:e>
                            <m:e>
                              <m:r>
                                <m:rPr>
                                  <m:sty m:val="p"/>
                                </m:rPr>
                                <w:rPr>
                                  <w:rFonts w:ascii="Cambria Math" w:hAnsi="Cambria Math"/>
                                </w:rPr>
                                <m:t>⋯</m:t>
                              </m:r>
                            </m:e>
                            <m:e>
                              <m:m>
                                <m:mPr>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K</m:t>
                                        </m:r>
                                      </m:sup>
                                    </m:sSubSup>
                                  </m:e>
                                </m:m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K</m:t>
                                        </m:r>
                                      </m:sup>
                                    </m:sSubSup>
                                  </m:e>
                                </m:mr>
                              </m:m>
                            </m:e>
                          </m:mr>
                          <m:mr>
                            <m:e>
                              <m:m>
                                <m:mPr>
                                  <m:mcs>
                                    <m:mc>
                                      <m:mcPr>
                                        <m:count m:val="2"/>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 xml:space="preserve">     ⋮</m:t>
                                    </m:r>
                                  </m:e>
                                </m:mr>
                              </m:m>
                            </m:e>
                            <m:e>
                              <m:r>
                                <m:rPr>
                                  <m:sty m:val="p"/>
                                </m:rPr>
                                <w:rPr>
                                  <w:rFonts w:ascii="Cambria Math" w:hAnsi="Cambria Math"/>
                                </w:rPr>
                                <m:t>⋱</m:t>
                              </m:r>
                            </m:e>
                            <m:e>
                              <m:r>
                                <m:rPr>
                                  <m:sty m:val="p"/>
                                </m:rPr>
                                <w:rPr>
                                  <w:rFonts w:ascii="Cambria Math" w:hAnsi="Cambria Math"/>
                                </w:rPr>
                                <m:t>⋮</m:t>
                              </m:r>
                            </m:e>
                          </m:m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=2</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m:t>
                                  </m:r>
                                  <m:r>
                                    <w:rPr>
                                      <w:rFonts w:ascii="Cambria Math" w:hAnsi="Cambria Math"/>
                                    </w:rPr>
                                    <m:t>K</m:t>
                                  </m:r>
                                </m:sup>
                              </m:sSubSup>
                            </m:e>
                          </m:mr>
                        </m:m>
                      </m:e>
                    </m:d>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d>
                      <m:dPr>
                        <m:begChr m:val="{"/>
                        <m:endChr m:val="}"/>
                        <m:ctrlPr>
                          <w:rPr>
                            <w:rFonts w:ascii="Cambria Math" w:hAnsi="Cambria Math"/>
                          </w:rPr>
                        </m:ctrlPr>
                      </m:dPr>
                      <m:e>
                        <m:m>
                          <m:mPr>
                            <m:mcs>
                              <m:mc>
                                <m:mcPr>
                                  <m:count m:val="3"/>
                                  <m:mcJc m:val="center"/>
                                </m:mcPr>
                              </m:mc>
                            </m:mcs>
                            <m:ctrlPr>
                              <w:rPr>
                                <w:rFonts w:ascii="Cambria Math" w:hAnsi="Cambria Math"/>
                              </w:rPr>
                            </m:ctrlPr>
                          </m:mPr>
                          <m:mr>
                            <m:e>
                              <m:m>
                                <m:mPr>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=1</m:t>
                                        </m:r>
                                      </m:sup>
                                    </m:sSubSup>
                                  </m:e>
                                </m:m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=2</m:t>
                                        </m:r>
                                      </m:sup>
                                    </m:sSubSup>
                                  </m:e>
                                </m:mr>
                              </m:m>
                            </m:e>
                            <m:e>
                              <m:r>
                                <m:rPr>
                                  <m:sty m:val="p"/>
                                </m:rPr>
                                <w:rPr>
                                  <w:rFonts w:ascii="Cambria Math" w:hAnsi="Cambria Math"/>
                                </w:rPr>
                                <m:t>⋯</m:t>
                              </m:r>
                            </m:e>
                            <m:e>
                              <m:m>
                                <m:mPr>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=1</m:t>
                                        </m:r>
                                      </m:sup>
                                    </m:sSubSup>
                                  </m:e>
                                </m:m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=2</m:t>
                                        </m:r>
                                      </m:sup>
                                    </m:sSubSup>
                                  </m:e>
                                </m:mr>
                              </m:m>
                            </m:e>
                          </m:mr>
                          <m:mr>
                            <m:e>
                              <m:m>
                                <m:mPr>
                                  <m:mcs>
                                    <m:mc>
                                      <m:mcPr>
                                        <m:count m:val="2"/>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 xml:space="preserve">     ⋮</m:t>
                                    </m:r>
                                  </m:e>
                                </m:mr>
                              </m:m>
                            </m:e>
                            <m:e>
                              <m:r>
                                <m:rPr>
                                  <m:sty m:val="p"/>
                                </m:rPr>
                                <w:rPr>
                                  <w:rFonts w:ascii="Cambria Math" w:hAnsi="Cambria Math"/>
                                </w:rPr>
                                <m:t>⋱</m:t>
                              </m:r>
                            </m:e>
                            <m:e>
                              <m:r>
                                <m:rPr>
                                  <m:sty m:val="p"/>
                                </m:rPr>
                                <w:rPr>
                                  <w:rFonts w:ascii="Cambria Math" w:hAnsi="Cambria Math"/>
                                </w:rPr>
                                <m:t>⋮</m:t>
                              </m:r>
                            </m:e>
                          </m:m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K</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K</m:t>
                                  </m:r>
                                </m:sup>
                              </m:sSubSup>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m>
                                <m:mPr>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=1</m:t>
                                        </m:r>
                                      </m:sup>
                                    </m:sSubSup>
                                  </m:e>
                                </m:m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=2</m:t>
                                        </m:r>
                                      </m:sup>
                                    </m:sSubSup>
                                  </m:e>
                                </m:mr>
                              </m:m>
                            </m:e>
                            <m:e>
                              <m:r>
                                <m:rPr>
                                  <m:sty m:val="p"/>
                                </m:rPr>
                                <w:rPr>
                                  <w:rFonts w:ascii="Cambria Math" w:hAnsi="Cambria Math"/>
                                </w:rPr>
                                <m:t>⋯</m:t>
                              </m:r>
                            </m:e>
                            <m:e>
                              <m:m>
                                <m:mPr>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=1</m:t>
                                        </m:r>
                                      </m:sup>
                                    </m:sSubSup>
                                  </m:e>
                                </m:m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K</m:t>
                                        </m:r>
                                      </m:sup>
                                    </m:sSubSup>
                                  </m:e>
                                </m:mr>
                              </m:m>
                            </m:e>
                          </m:mr>
                          <m:mr>
                            <m:e>
                              <m:m>
                                <m:mPr>
                                  <m:mcs>
                                    <m:mc>
                                      <m:mcPr>
                                        <m:count m:val="2"/>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 xml:space="preserve">     ⋮</m:t>
                                    </m:r>
                                  </m:e>
                                </m:mr>
                              </m:m>
                            </m:e>
                            <m:e>
                              <m:r>
                                <m:rPr>
                                  <m:sty m:val="p"/>
                                </m:rPr>
                                <w:rPr>
                                  <w:rFonts w:ascii="Cambria Math" w:hAnsi="Cambria Math"/>
                                </w:rPr>
                                <m:t>⋱</m:t>
                              </m:r>
                            </m:e>
                            <m:e>
                              <m:r>
                                <m:rPr>
                                  <m:sty m:val="p"/>
                                </m:rPr>
                                <w:rPr>
                                  <w:rFonts w:ascii="Cambria Math" w:hAnsi="Cambria Math"/>
                                </w:rPr>
                                <m:t>⋮</m:t>
                              </m:r>
                            </m:e>
                          </m:m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K</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K</m:t>
                                  </m:r>
                                </m:sup>
                              </m:sSubSup>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m>
                                <m:mPr>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=1</m:t>
                                        </m:r>
                                      </m:sup>
                                    </m:sSubSup>
                                  </m:e>
                                </m:m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=2</m:t>
                                        </m:r>
                                      </m:sup>
                                    </m:sSubSup>
                                  </m:e>
                                </m:mr>
                              </m:m>
                            </m:e>
                            <m:e>
                              <m:r>
                                <m:rPr>
                                  <m:sty m:val="p"/>
                                </m:rPr>
                                <w:rPr>
                                  <w:rFonts w:ascii="Cambria Math" w:hAnsi="Cambria Math"/>
                                </w:rPr>
                                <m:t>⋯</m:t>
                              </m:r>
                            </m:e>
                            <m:e>
                              <m:m>
                                <m:mPr>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=1</m:t>
                                        </m:r>
                                      </m:sup>
                                    </m:sSubSup>
                                  </m:e>
                                </m:m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=2</m:t>
                                        </m:r>
                                      </m:sup>
                                    </m:sSubSup>
                                  </m:e>
                                </m:mr>
                              </m:m>
                            </m:e>
                          </m:mr>
                          <m:mr>
                            <m:e>
                              <m:m>
                                <m:mPr>
                                  <m:mcs>
                                    <m:mc>
                                      <m:mcPr>
                                        <m:count m:val="2"/>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 xml:space="preserve">     ⋮</m:t>
                                    </m:r>
                                  </m:e>
                                </m:mr>
                              </m:m>
                            </m:e>
                            <m:e>
                              <m:r>
                                <m:rPr>
                                  <m:sty m:val="p"/>
                                </m:rPr>
                                <w:rPr>
                                  <w:rFonts w:ascii="Cambria Math" w:hAnsi="Cambria Math"/>
                                </w:rPr>
                                <m:t>⋱</m:t>
                              </m:r>
                            </m:e>
                            <m:e>
                              <m:r>
                                <m:rPr>
                                  <m:sty m:val="p"/>
                                </m:rPr>
                                <w:rPr>
                                  <w:rFonts w:ascii="Cambria Math" w:hAnsi="Cambria Math"/>
                                </w:rPr>
                                <m:t>⋮</m:t>
                              </m:r>
                            </m:e>
                          </m:m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m:t>
                                  </m:r>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m:t>
                                  </m:r>
                                  <m:r>
                                    <w:rPr>
                                      <w:rFonts w:ascii="Cambria Math" w:hAnsi="Cambria Math"/>
                                    </w:rPr>
                                    <m:t>K</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m:t>
                                  </m:r>
                                  <m:r>
                                    <w:rPr>
                                      <w:rFonts w:ascii="Cambria Math" w:hAnsi="Cambria Math"/>
                                    </w:rPr>
                                    <m:t>K</m:t>
                                  </m:r>
                                </m:sup>
                              </m:sSubSup>
                            </m:e>
                          </m:mr>
                        </m:m>
                      </m:e>
                    </m:d>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m:t>
                    </m:r>
                    <m:d>
                      <m:dPr>
                        <m:begChr m:val="{"/>
                        <m:endChr m:val="}"/>
                        <m:ctrlPr>
                          <w:rPr>
                            <w:rFonts w:ascii="Cambria Math" w:eastAsia="Cambria Math" w:hAnsi="Cambria Math" w:cs="Cambria Math"/>
                          </w:rPr>
                        </m:ctrlPr>
                      </m:dPr>
                      <m:e>
                        <m:d>
                          <m:dPr>
                            <m:begChr m:val="["/>
                            <m:endChr m:val="]"/>
                            <m:ctrlPr>
                              <w:rPr>
                                <w:rFonts w:ascii="Cambria Math" w:eastAsia="Cambria Math" w:hAnsi="Cambria Math" w:cs="Cambria Math"/>
                              </w:rPr>
                            </m:ctrlPr>
                          </m:dPr>
                          <m:e>
                            <m:sSubSup>
                              <m:sSubSupPr>
                                <m:ctrlPr>
                                  <w:rPr>
                                    <w:rFonts w:ascii="Cambria Math" w:hAnsi="Cambria Math"/>
                                  </w:rPr>
                                </m:ctrlPr>
                              </m:sSubSupPr>
                              <m:e>
                                <m:r>
                                  <w:rPr>
                                    <w:rFonts w:ascii="Cambria Math" w:hAnsi="Cambria Math"/>
                                  </w:rPr>
                                  <m:t>A</m:t>
                                </m:r>
                              </m:e>
                              <m:sub>
                                <m:r>
                                  <m:rPr>
                                    <m:sty m:val="p"/>
                                  </m:rPr>
                                  <w:rPr>
                                    <w:rFonts w:ascii="Cambria Math" w:hAnsi="Cambria Math"/>
                                  </w:rPr>
                                  <m:t>0</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0</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0</m:t>
                                </m:r>
                              </m:sub>
                              <m:sup>
                                <m:r>
                                  <w:rPr>
                                    <w:rFonts w:ascii="Cambria Math" w:hAnsi="Cambria Math"/>
                                  </w:rPr>
                                  <m:t>k</m:t>
                                </m:r>
                              </m:sup>
                            </m:sSubSup>
                          </m:e>
                        </m:d>
                        <m:r>
                          <m:rPr>
                            <m:sty m:val="p"/>
                          </m:rPr>
                          <w:rPr>
                            <w:rFonts w:ascii="Cambria Math" w:eastAsia="Cambria Math" w:hAnsi="Cambria Math" w:cs="Cambria Math"/>
                          </w:rPr>
                          <m:t>,</m:t>
                        </m:r>
                        <m:d>
                          <m:dPr>
                            <m:begChr m:val="["/>
                            <m:endChr m:val="]"/>
                            <m:ctrlPr>
                              <w:rPr>
                                <w:rFonts w:ascii="Cambria Math" w:eastAsia="Cambria Math" w:hAnsi="Cambria Math" w:cs="Cambria Math"/>
                              </w:rPr>
                            </m:ctrlPr>
                          </m:dPr>
                          <m:e>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1</m:t>
                                </m:r>
                              </m:sub>
                              <m:sup>
                                <m:r>
                                  <w:rPr>
                                    <w:rFonts w:ascii="Cambria Math" w:hAnsi="Cambria Math"/>
                                  </w:rPr>
                                  <m:t>k</m:t>
                                </m:r>
                              </m:sup>
                            </m:sSubSup>
                          </m:e>
                        </m:d>
                        <m:r>
                          <m:rPr>
                            <m:sty m:val="p"/>
                          </m:rPr>
                          <w:rPr>
                            <w:rFonts w:ascii="Cambria Math" w:eastAsia="Cambria Math" w:hAnsi="Cambria Math" w:cs="Cambria Math"/>
                          </w:rPr>
                          <m:t>,</m:t>
                        </m:r>
                        <m:r>
                          <m:rPr>
                            <m:sty m:val="p"/>
                          </m:rPr>
                          <w:rPr>
                            <w:rFonts w:ascii="Cambria Math" w:hAnsi="Cambria Math" w:cs="Cambria Math"/>
                          </w:rPr>
                          <m:t>…,</m:t>
                        </m:r>
                        <m:d>
                          <m:dPr>
                            <m:begChr m:val="["/>
                            <m:endChr m:val="]"/>
                            <m:ctrlPr>
                              <w:rPr>
                                <w:rFonts w:ascii="Cambria Math" w:eastAsia="Cambria Math" w:hAnsi="Cambria Math" w:cs="Cambria Math"/>
                              </w:rPr>
                            </m:ctrlPr>
                          </m:dPr>
                          <m:e>
                            <m:sSubSup>
                              <m:sSubSupPr>
                                <m:ctrlPr>
                                  <w:rPr>
                                    <w:rFonts w:ascii="Cambria Math" w:hAnsi="Cambria Math"/>
                                  </w:rPr>
                                </m:ctrlPr>
                              </m:sSubSupPr>
                              <m:e>
                                <m:r>
                                  <w:rPr>
                                    <w:rFonts w:ascii="Cambria Math" w:hAnsi="Cambria Math"/>
                                  </w:rPr>
                                  <m:t>A</m:t>
                                </m:r>
                              </m:e>
                              <m:sub>
                                <m:r>
                                  <w:rPr>
                                    <w:rFonts w:ascii="Cambria Math" w:hAnsi="Cambria Math"/>
                                  </w:rPr>
                                  <m:t>M</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M</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M</m:t>
                                </m:r>
                              </m:sub>
                              <m:sup>
                                <m:r>
                                  <w:rPr>
                                    <w:rFonts w:ascii="Cambria Math" w:hAnsi="Cambria Math"/>
                                  </w:rPr>
                                  <m:t>k</m:t>
                                </m:r>
                              </m:sup>
                            </m:sSubSup>
                          </m:e>
                        </m:d>
                        <m:r>
                          <m:rPr>
                            <m:sty m:val="p"/>
                          </m:rPr>
                          <w:rPr>
                            <w:rFonts w:ascii="Cambria Math" w:eastAsia="Cambria Math" w:hAnsi="Cambria Math" w:cs="Cambria Math"/>
                          </w:rPr>
                          <m:t xml:space="preserve"> </m:t>
                        </m:r>
                        <m:r>
                          <m:rPr>
                            <m:sty m:val="p"/>
                          </m:rPr>
                          <w:rPr>
                            <w:rFonts w:ascii="Cambria Math" w:hAnsi="Cambria Math" w:cs="Cambria Math"/>
                          </w:rPr>
                          <m:t xml:space="preserve"> |  </m:t>
                        </m:r>
                        <m: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hAnsi="Cambria Math" w:cs="Cambria Math"/>
                          </w:rPr>
                          <m:t>0,…,</m:t>
                        </m:r>
                        <m:r>
                          <w:rPr>
                            <w:rFonts w:ascii="Cambria Math" w:hAnsi="Cambria Math" w:cs="Cambria Math"/>
                          </w:rPr>
                          <m:t>K</m:t>
                        </m:r>
                      </m:e>
                    </m:d>
                    <m:r>
                      <m:rPr>
                        <m:sty m:val="p"/>
                      </m:rPr>
                      <w:rPr>
                        <w:rFonts w:ascii="Cambria Math" w:eastAsia="Cambria Math" w:hAnsi="Cambria Math" w:cs="Cambria Math"/>
                      </w:rPr>
                      <m:t>#</m:t>
                    </m:r>
                    <m:d>
                      <m:dPr>
                        <m:ctrlPr>
                          <w:rPr>
                            <w:rFonts w:ascii="Cambria Math" w:hAnsi="Cambria Math"/>
                          </w:rPr>
                        </m:ctrlPr>
                      </m:dPr>
                      <m:e>
                        <m:r>
                          <m:rPr>
                            <m:sty m:val="p"/>
                          </m:rPr>
                          <w:rPr>
                            <w:rFonts w:ascii="Cambria Math" w:hAnsi="Cambria Math"/>
                          </w:rPr>
                          <m:t>5</m:t>
                        </m:r>
                      </m:e>
                    </m:d>
                  </m:e>
                </m:eqArr>
                <m:r>
                  <m:rPr>
                    <m:sty m:val="p"/>
                  </m:rPr>
                  <w:rPr>
                    <w:rFonts w:ascii="Cambria Math" w:hAnsi="Cambria Math"/>
                  </w:rPr>
                  <w:br/>
                </m:r>
              </m:oMath>
            </m:oMathPara>
          </w:p>
          <w:p w14:paraId="5A010E50" w14:textId="4B20D858" w:rsidR="001E3113" w:rsidRPr="002331DD" w:rsidRDefault="00E71D57" w:rsidP="00361F77">
            <w:pPr>
              <w:spacing w:line="240" w:lineRule="auto"/>
              <w:ind w:firstLineChars="95" w:firstLine="199"/>
            </w:pPr>
            <w:r w:rsidRPr="002331DD">
              <w:rPr>
                <w:noProof/>
              </w:rPr>
              <w:drawing>
                <wp:inline distT="0" distB="0" distL="0" distR="0" wp14:anchorId="46187EBC" wp14:editId="49B93E57">
                  <wp:extent cx="5637150" cy="2876550"/>
                  <wp:effectExtent l="0" t="0" r="1905" b="0"/>
                  <wp:docPr id="790641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41041" name=""/>
                          <pic:cNvPicPr/>
                        </pic:nvPicPr>
                        <pic:blipFill>
                          <a:blip r:embed="rId14"/>
                          <a:stretch>
                            <a:fillRect/>
                          </a:stretch>
                        </pic:blipFill>
                        <pic:spPr>
                          <a:xfrm>
                            <a:off x="0" y="0"/>
                            <a:ext cx="5640499" cy="2878259"/>
                          </a:xfrm>
                          <a:prstGeom prst="rect">
                            <a:avLst/>
                          </a:prstGeom>
                        </pic:spPr>
                      </pic:pic>
                    </a:graphicData>
                  </a:graphic>
                </wp:inline>
              </w:drawing>
            </w:r>
          </w:p>
          <w:p w14:paraId="314F9905" w14:textId="7EF491C0" w:rsidR="00E71D57" w:rsidRPr="002331DD" w:rsidRDefault="00E71D57" w:rsidP="00E71D57">
            <w:pPr>
              <w:spacing w:line="240" w:lineRule="auto"/>
              <w:ind w:firstLineChars="95" w:firstLine="199"/>
              <w:jc w:val="center"/>
            </w:pPr>
            <w:r w:rsidRPr="002331DD">
              <w:rPr>
                <w:rFonts w:hint="eastAsia"/>
              </w:rPr>
              <w:t>图</w:t>
            </w:r>
            <w:r w:rsidRPr="002331DD">
              <w:rPr>
                <w:rFonts w:hint="eastAsia"/>
              </w:rPr>
              <w:t>2</w:t>
            </w:r>
            <w:r w:rsidRPr="002331DD">
              <w:rPr>
                <w:rFonts w:hint="eastAsia"/>
              </w:rPr>
              <w:t>变量</w:t>
            </w:r>
            <w:r w:rsidRPr="002331DD">
              <w:rPr>
                <w:rFonts w:hint="eastAsia"/>
              </w:rPr>
              <w:t>-</w:t>
            </w:r>
            <w:r w:rsidRPr="002331DD">
              <w:rPr>
                <w:rFonts w:hint="eastAsia"/>
              </w:rPr>
              <w:t>尺度解耦重构模块</w:t>
            </w:r>
          </w:p>
          <w:p w14:paraId="758EEB2D" w14:textId="12C112BF" w:rsidR="001E3113" w:rsidRPr="00FC3F10" w:rsidRDefault="001E3113" w:rsidP="00361F77">
            <w:pPr>
              <w:ind w:firstLine="420"/>
            </w:pPr>
            <w:r w:rsidRPr="00FC3F10">
              <w:t xml:space="preserve">Module </w:t>
            </w:r>
            <w:r w:rsidR="000B01F9" w:rsidRPr="00FC3F10">
              <w:rPr>
                <w:rFonts w:hint="eastAsia"/>
              </w:rPr>
              <w:t>3</w:t>
            </w:r>
            <w:r w:rsidRPr="00FC3F10">
              <w:t>：</w:t>
            </w:r>
            <w:r w:rsidRPr="00FC3F10">
              <w:rPr>
                <w:rFonts w:hint="eastAsia"/>
              </w:rPr>
              <w:t xml:space="preserve">2D </w:t>
            </w:r>
            <w:r w:rsidRPr="00FC3F10">
              <w:rPr>
                <w:rFonts w:hint="eastAsia"/>
              </w:rPr>
              <w:t>深度可分离卷积</w:t>
            </w:r>
          </w:p>
          <w:p w14:paraId="06E10E91" w14:textId="378D7538" w:rsidR="001E3113" w:rsidRPr="002331DD" w:rsidRDefault="001E3113" w:rsidP="00361F77">
            <w:pPr>
              <w:ind w:firstLine="420"/>
            </w:pPr>
            <w:r w:rsidRPr="002331DD">
              <w:rPr>
                <w:rFonts w:hint="eastAsia"/>
              </w:rPr>
              <w:t>在将每个尺度下的多变量一维时间序列转换为多个二维张量后，模型需要一个高效的卷积模块来提取这些二维表征中的深层模式。传统的二维卷积在处理多通道输入时，计算成本和参数量较大，这对于需要快速响应的温室调控系统而言是一个挑战。因此，本模块引入了</w:t>
            </w:r>
            <w:r w:rsidRPr="002331DD">
              <w:rPr>
                <w:rFonts w:hint="eastAsia"/>
              </w:rPr>
              <w:t>2D</w:t>
            </w:r>
            <w:r w:rsidRPr="002331DD">
              <w:rPr>
                <w:rFonts w:hint="eastAsia"/>
              </w:rPr>
              <w:t>深度可分离卷积（</w:t>
            </w:r>
            <w:r w:rsidRPr="002331DD">
              <w:rPr>
                <w:rFonts w:hint="eastAsia"/>
              </w:rPr>
              <w:t>2D Depthwise Separable Convolution</w:t>
            </w:r>
            <w:r w:rsidRPr="002331DD">
              <w:rPr>
                <w:rFonts w:hint="eastAsia"/>
              </w:rPr>
              <w:t>），它在保持甚至提升特征提取能力的同时，显著降低了模型的计算复杂度和参数数量</w:t>
            </w:r>
            <w:r w:rsidRPr="002331DD">
              <w:rPr>
                <w:rFonts w:hint="eastAsia"/>
              </w:rPr>
              <w:t xml:space="preserve"> </w:t>
            </w:r>
            <w:r w:rsidRPr="002331DD">
              <w:rPr>
                <w:rFonts w:hint="eastAsia"/>
              </w:rPr>
              <w:t>。</w:t>
            </w:r>
            <w:r w:rsidR="001805D5" w:rsidRPr="002331DD">
              <w:rPr>
                <w:rFonts w:hint="eastAsia"/>
              </w:rPr>
              <w:t>模型图如图</w:t>
            </w:r>
            <w:r w:rsidR="005B088D" w:rsidRPr="002331DD">
              <w:rPr>
                <w:rFonts w:hint="eastAsia"/>
              </w:rPr>
              <w:t>3</w:t>
            </w:r>
            <w:r w:rsidR="005B088D" w:rsidRPr="002331DD">
              <w:rPr>
                <w:rFonts w:hint="eastAsia"/>
              </w:rPr>
              <w:t>所示。</w:t>
            </w:r>
          </w:p>
          <w:p w14:paraId="6DE208BD" w14:textId="3515F071" w:rsidR="005B088D" w:rsidRPr="002331DD" w:rsidRDefault="005B088D" w:rsidP="005B088D">
            <w:pPr>
              <w:spacing w:line="240" w:lineRule="auto"/>
              <w:ind w:firstLineChars="0" w:firstLine="0"/>
            </w:pPr>
            <w:r w:rsidRPr="002331DD">
              <w:rPr>
                <w:noProof/>
              </w:rPr>
              <w:lastRenderedPageBreak/>
              <w:drawing>
                <wp:inline distT="0" distB="0" distL="0" distR="0" wp14:anchorId="25B5ED81" wp14:editId="4F652828">
                  <wp:extent cx="5803900" cy="2896870"/>
                  <wp:effectExtent l="0" t="0" r="6350" b="0"/>
                  <wp:docPr id="1889262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62751" name=""/>
                          <pic:cNvPicPr/>
                        </pic:nvPicPr>
                        <pic:blipFill>
                          <a:blip r:embed="rId15"/>
                          <a:stretch>
                            <a:fillRect/>
                          </a:stretch>
                        </pic:blipFill>
                        <pic:spPr>
                          <a:xfrm>
                            <a:off x="0" y="0"/>
                            <a:ext cx="5803900" cy="2896870"/>
                          </a:xfrm>
                          <a:prstGeom prst="rect">
                            <a:avLst/>
                          </a:prstGeom>
                        </pic:spPr>
                      </pic:pic>
                    </a:graphicData>
                  </a:graphic>
                </wp:inline>
              </w:drawing>
            </w:r>
          </w:p>
          <w:p w14:paraId="52F5B9D2" w14:textId="09D1C9AB" w:rsidR="005B088D" w:rsidRPr="002331DD" w:rsidRDefault="005B088D" w:rsidP="005B088D">
            <w:pPr>
              <w:spacing w:line="240" w:lineRule="auto"/>
              <w:ind w:firstLineChars="0" w:firstLine="0"/>
              <w:jc w:val="center"/>
            </w:pPr>
            <w:r w:rsidRPr="002331DD">
              <w:rPr>
                <w:rFonts w:hint="eastAsia"/>
              </w:rPr>
              <w:t>图</w:t>
            </w:r>
            <w:r w:rsidRPr="002331DD">
              <w:rPr>
                <w:rFonts w:hint="eastAsia"/>
              </w:rPr>
              <w:t xml:space="preserve">3. 2D </w:t>
            </w:r>
            <w:r w:rsidRPr="002331DD">
              <w:rPr>
                <w:rFonts w:hint="eastAsia"/>
              </w:rPr>
              <w:t>深度可分离卷积</w:t>
            </w:r>
            <w:r w:rsidRPr="002331DD">
              <w:t>模块</w:t>
            </w:r>
          </w:p>
          <w:p w14:paraId="02F895D7" w14:textId="77777777" w:rsidR="001E3113" w:rsidRPr="002331DD" w:rsidRDefault="001E3113" w:rsidP="00361F77">
            <w:pPr>
              <w:ind w:firstLine="420"/>
            </w:pPr>
            <w:r w:rsidRPr="002331DD">
              <w:rPr>
                <w:rFonts w:hint="eastAsia"/>
              </w:rPr>
              <w:t>2D</w:t>
            </w:r>
            <w:r w:rsidRPr="002331DD">
              <w:rPr>
                <w:rFonts w:hint="eastAsia"/>
              </w:rPr>
              <w:t>深度可分离卷积将标准卷积操作分解为两个独立的步骤，即深度卷积和逐点卷积。</w:t>
            </w:r>
          </w:p>
          <w:p w14:paraId="1598FF52" w14:textId="11030FA6" w:rsidR="001E3113" w:rsidRPr="002331DD" w:rsidRDefault="001E3113" w:rsidP="00361F77">
            <w:pPr>
              <w:ind w:firstLine="420"/>
            </w:pPr>
            <w:r w:rsidRPr="002331DD">
              <w:rPr>
                <w:rFonts w:hint="eastAsia"/>
              </w:rPr>
              <w:t>经过通道维度转换模块后，在某一尺度</w:t>
            </w:r>
            <w:r w:rsidRPr="002331DD">
              <w:rPr>
                <w:rFonts w:hint="eastAsia"/>
              </w:rPr>
              <w:t xml:space="preserve"> </w:t>
            </w:r>
            <m:oMath>
              <m:r>
                <w:rPr>
                  <w:rFonts w:ascii="Cambria Math" w:hAnsi="Cambria Math" w:hint="eastAsia"/>
                </w:rPr>
                <m:t>m</m:t>
              </m:r>
            </m:oMath>
            <w:r w:rsidRPr="002331DD">
              <w:rPr>
                <w:rFonts w:hint="eastAsia"/>
              </w:rPr>
              <w:t xml:space="preserve"> </w:t>
            </w:r>
            <w:r w:rsidRPr="002331DD">
              <w:rPr>
                <w:rFonts w:hint="eastAsia"/>
              </w:rPr>
              <w:t>下，我们得到的输入为</w:t>
            </w:r>
            <w:r w:rsidRPr="002331DD">
              <w:rPr>
                <w:rFonts w:hint="eastAsia"/>
              </w:rPr>
              <w:t xml:space="preserve"> </w:t>
            </w:r>
            <m:oMath>
              <m:sSubSup>
                <m:sSubSupPr>
                  <m:ctrlPr>
                    <w:rPr>
                      <w:rFonts w:ascii="Cambria Math" w:hAnsi="Cambria Math"/>
                      <w:i/>
                    </w:rPr>
                  </m:ctrlPr>
                </m:sSubSupPr>
                <m:e>
                  <m:r>
                    <m:rPr>
                      <m:scr m:val="script"/>
                    </m:rPr>
                    <w:rPr>
                      <w:rFonts w:ascii="Cambria Math" w:hAnsi="Cambria Math"/>
                    </w:rPr>
                    <m:t>Z</m:t>
                  </m:r>
                </m:e>
                <m:sub>
                  <m:r>
                    <w:rPr>
                      <w:rFonts w:ascii="Cambria Math" w:hAnsi="Cambria Math" w:hint="eastAsia"/>
                    </w:rPr>
                    <m:t>m</m:t>
                  </m:r>
                </m:sub>
                <m:sup>
                  <m:r>
                    <w:rPr>
                      <w:rFonts w:ascii="Cambria Math" w:hAnsi="Cambria Math"/>
                    </w:rPr>
                    <m:t>'</m:t>
                  </m:r>
                </m:sup>
              </m:sSubSup>
              <m:r>
                <w:rPr>
                  <w:rFonts w:ascii="Cambria Math" w:hAnsi="Cambria Math"/>
                </w:rPr>
                <m:t>​</m:t>
              </m:r>
              <m:r>
                <w:rPr>
                  <w:rFonts w:ascii="Cambria Math" w:hAnsi="Cambria Math" w:hint="eastAsia"/>
                </w:rPr>
                <m:t xml:space="preserve"> </m:t>
              </m:r>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r>
                    <w:rPr>
                      <w:rFonts w:ascii="Cambria Math" w:hAnsi="Cambria Math" w:hint="eastAsia"/>
                    </w:rPr>
                    <m:t xml:space="preserve"> </m:t>
                  </m:r>
                </m:e>
                <m:sup>
                  <m:r>
                    <w:rPr>
                      <w:rFonts w:ascii="Cambria Math" w:hAnsi="Cambria Math"/>
                    </w:rPr>
                    <m:t>K×C×P×F</m:t>
                  </m:r>
                </m:sup>
              </m:sSup>
            </m:oMath>
            <w:r w:rsidRPr="002331DD">
              <w:rPr>
                <w:rFonts w:hint="eastAsia"/>
              </w:rPr>
              <w:t xml:space="preserve"> </w:t>
            </w:r>
            <w:r w:rsidRPr="002331DD">
              <w:rPr>
                <w:rFonts w:hint="eastAsia"/>
              </w:rPr>
              <w:t>，其中</w:t>
            </w:r>
            <w:r w:rsidRPr="002331DD">
              <w:rPr>
                <w:rFonts w:hint="eastAsia"/>
              </w:rPr>
              <w:t xml:space="preserve"> </w:t>
            </w:r>
            <m:oMath>
              <m:r>
                <w:rPr>
                  <w:rFonts w:ascii="Cambria Math" w:hAnsi="Cambria Math" w:hint="eastAsia"/>
                </w:rPr>
                <m:t>K</m:t>
              </m:r>
            </m:oMath>
            <w:r w:rsidRPr="002331DD">
              <w:rPr>
                <w:rFonts w:hint="eastAsia"/>
              </w:rPr>
              <w:t xml:space="preserve"> </w:t>
            </w:r>
            <w:r w:rsidRPr="002331DD">
              <w:rPr>
                <w:rFonts w:hint="eastAsia"/>
              </w:rPr>
              <w:t>是周期数量，</w:t>
            </w:r>
            <m:oMath>
              <m:r>
                <w:rPr>
                  <w:rFonts w:ascii="Cambria Math" w:hAnsi="Cambria Math" w:hint="eastAsia"/>
                </w:rPr>
                <m:t>C</m:t>
              </m:r>
            </m:oMath>
            <w:r w:rsidRPr="002331DD">
              <w:rPr>
                <w:rFonts w:hint="eastAsia"/>
              </w:rPr>
              <w:t xml:space="preserve"> </w:t>
            </w:r>
            <w:r w:rsidRPr="002331DD">
              <w:rPr>
                <w:rFonts w:hint="eastAsia"/>
              </w:rPr>
              <w:t>是变量通道数量，</w:t>
            </w:r>
            <m:oMath>
              <m:r>
                <w:rPr>
                  <w:rFonts w:ascii="Cambria Math" w:hAnsi="Cambria Math" w:hint="eastAsia"/>
                </w:rPr>
                <m:t>P</m:t>
              </m:r>
            </m:oMath>
            <w:r w:rsidRPr="002331DD">
              <w:rPr>
                <w:rFonts w:hint="eastAsia"/>
              </w:rPr>
              <w:t xml:space="preserve"> </w:t>
            </w:r>
            <w:r w:rsidRPr="002331DD">
              <w:rPr>
                <w:rFonts w:hint="eastAsia"/>
              </w:rPr>
              <w:t>和</w:t>
            </w:r>
            <w:r w:rsidRPr="002331DD">
              <w:rPr>
                <w:rFonts w:hint="eastAsia"/>
              </w:rPr>
              <w:t xml:space="preserve"> </w:t>
            </w:r>
            <m:oMath>
              <m:r>
                <w:rPr>
                  <w:rFonts w:ascii="Cambria Math" w:hAnsi="Cambria Math" w:hint="eastAsia"/>
                </w:rPr>
                <m:t>F</m:t>
              </m:r>
            </m:oMath>
            <w:r w:rsidRPr="002331DD">
              <w:rPr>
                <w:rFonts w:hint="eastAsia"/>
              </w:rPr>
              <w:t xml:space="preserve"> </w:t>
            </w:r>
            <w:r w:rsidRPr="002331DD">
              <w:rPr>
                <w:rFonts w:hint="eastAsia"/>
              </w:rPr>
              <w:t>分别是</w:t>
            </w:r>
            <w:r w:rsidRPr="002331DD">
              <w:rPr>
                <w:rFonts w:hint="eastAsia"/>
              </w:rPr>
              <w:t>2D</w:t>
            </w:r>
            <w:r w:rsidRPr="002331DD">
              <w:rPr>
                <w:rFonts w:hint="eastAsia"/>
              </w:rPr>
              <w:t>张量的行数和列数。为简化表示，我们考虑对其中一个周期的</w:t>
            </w:r>
            <w:r w:rsidRPr="002331DD">
              <w:rPr>
                <w:rFonts w:hint="eastAsia"/>
              </w:rPr>
              <w:t>2D</w:t>
            </w:r>
            <w:r w:rsidRPr="002331DD">
              <w:rPr>
                <w:rFonts w:hint="eastAsia"/>
              </w:rPr>
              <w:t>张量</w:t>
            </w:r>
            <w:r w:rsidRPr="002331DD">
              <w:rPr>
                <w:rFonts w:hint="eastAsia"/>
              </w:rPr>
              <w:t xml:space="preserve"> </w:t>
            </w:r>
            <m:oMath>
              <m:sSub>
                <m:sSubPr>
                  <m:ctrlPr>
                    <w:rPr>
                      <w:rFonts w:ascii="Cambria Math" w:hAnsi="Cambria Math"/>
                      <w:i/>
                    </w:rPr>
                  </m:ctrlPr>
                </m:sSubPr>
                <m:e>
                  <m:r>
                    <m:rPr>
                      <m:scr m:val="script"/>
                    </m:rPr>
                    <w:rPr>
                      <w:rFonts w:ascii="Cambria Math" w:hAnsi="Cambria Math"/>
                    </w:rPr>
                    <m:t>Z</m:t>
                  </m:r>
                </m:e>
                <m:sub>
                  <m:r>
                    <w:rPr>
                      <w:rFonts w:ascii="Cambria Math" w:hAnsi="Cambria Math"/>
                    </w:rPr>
                    <m:t>mk</m:t>
                  </m:r>
                </m:sub>
              </m:sSub>
              <m:r>
                <w:rPr>
                  <w:rFonts w:ascii="Cambria Math" w:hAnsi="Cambria Math"/>
                </w:rPr>
                <m:t>​</m:t>
              </m:r>
              <m:r>
                <w:rPr>
                  <w:rFonts w:ascii="Cambria Math" w:hAnsi="Cambria Math" w:hint="eastAsia"/>
                </w:rPr>
                <m:t xml:space="preserve"> </m:t>
              </m:r>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r>
                    <w:rPr>
                      <w:rFonts w:ascii="Cambria Math" w:hAnsi="Cambria Math" w:hint="eastAsia"/>
                    </w:rPr>
                    <m:t xml:space="preserve"> </m:t>
                  </m:r>
                </m:e>
                <m:sup>
                  <m:r>
                    <w:rPr>
                      <w:rFonts w:ascii="Cambria Math" w:hAnsi="Cambria Math"/>
                    </w:rPr>
                    <m:t>C×P×F</m:t>
                  </m:r>
                </m:sup>
              </m:sSup>
            </m:oMath>
            <w:r w:rsidRPr="002331DD">
              <w:rPr>
                <w:rFonts w:hint="eastAsia"/>
              </w:rPr>
              <w:t xml:space="preserve">  </w:t>
            </w:r>
            <w:r w:rsidRPr="002331DD">
              <w:rPr>
                <w:rFonts w:hint="eastAsia"/>
              </w:rPr>
              <w:t>进行处理。</w:t>
            </w:r>
          </w:p>
          <w:p w14:paraId="2987B8B2" w14:textId="6D0281B4" w:rsidR="001E3113" w:rsidRPr="002331DD" w:rsidRDefault="001E3113" w:rsidP="00361F77">
            <w:pPr>
              <w:ind w:firstLine="420"/>
            </w:pPr>
            <w:r w:rsidRPr="002331DD">
              <w:t>步骤</w:t>
            </w:r>
            <w:proofErr w:type="gramStart"/>
            <w:r w:rsidR="00B137B2" w:rsidRPr="002331DD">
              <w:rPr>
                <w:rFonts w:hint="eastAsia"/>
              </w:rPr>
              <w:t>一</w:t>
            </w:r>
            <w:proofErr w:type="gramEnd"/>
            <w:r w:rsidRPr="002331DD">
              <w:t>：</w:t>
            </w:r>
            <w:r w:rsidR="00B64B3A" w:rsidRPr="002331DD">
              <w:rPr>
                <w:rFonts w:hint="eastAsia"/>
              </w:rPr>
              <w:t>通道内时空模式提取（</w:t>
            </w:r>
            <w:r w:rsidRPr="002331DD">
              <w:rPr>
                <w:rFonts w:hint="eastAsia"/>
              </w:rPr>
              <w:t>深度卷积</w:t>
            </w:r>
            <w:r w:rsidR="00C20474" w:rsidRPr="002331DD">
              <w:rPr>
                <w:rFonts w:hint="eastAsia"/>
              </w:rPr>
              <w:t>）</w:t>
            </w:r>
          </w:p>
          <w:p w14:paraId="56C54F37" w14:textId="7099E3B5" w:rsidR="001E3113" w:rsidRPr="002331DD" w:rsidRDefault="001E3113" w:rsidP="00361F77">
            <w:pPr>
              <w:ind w:firstLine="420"/>
            </w:pPr>
            <w:r w:rsidRPr="002331DD">
              <w:rPr>
                <w:rFonts w:hint="eastAsia"/>
              </w:rPr>
              <w:t>此步骤负责捕捉每个输入通道（即每个环境变量在特定周期下的</w:t>
            </w:r>
            <w:r w:rsidRPr="002331DD">
              <w:rPr>
                <w:rFonts w:hint="eastAsia"/>
              </w:rPr>
              <w:t>2D</w:t>
            </w:r>
            <w:r w:rsidRPr="002331DD">
              <w:rPr>
                <w:rFonts w:hint="eastAsia"/>
              </w:rPr>
              <w:t>表征）内部的时空模式。它为每一个输入通道应用一个独立的</w:t>
            </w:r>
            <w:r w:rsidRPr="002331DD">
              <w:rPr>
                <w:rFonts w:hint="eastAsia"/>
              </w:rPr>
              <w:t>2D</w:t>
            </w:r>
            <w:r w:rsidRPr="002331DD">
              <w:rPr>
                <w:rFonts w:hint="eastAsia"/>
              </w:rPr>
              <w:t>卷积核。例如，对于由温度数据转换而来的</w:t>
            </w:r>
            <w:r w:rsidRPr="002331DD">
              <w:rPr>
                <w:rFonts w:hint="eastAsia"/>
              </w:rPr>
              <w:t>2D</w:t>
            </w:r>
            <w:r w:rsidRPr="002331DD">
              <w:rPr>
                <w:rFonts w:hint="eastAsia"/>
              </w:rPr>
              <w:t>张量，深度卷积会独立地提取其周期内（行）和周期间（列）的局部变化模式，而不考虑与其他变量（如湿度、</w:t>
            </w:r>
            <w:r w:rsidRPr="002331DD">
              <w:rPr>
                <w:rFonts w:hint="eastAsia"/>
              </w:rPr>
              <w:t>CO</w:t>
            </w:r>
            <w:r w:rsidRPr="002331DD">
              <w:rPr>
                <w:rFonts w:hint="eastAsia"/>
                <w:vertAlign w:val="subscript"/>
              </w:rPr>
              <w:t>2</w:t>
            </w:r>
            <w:r w:rsidRPr="002331DD">
              <w:rPr>
                <w:rFonts w:hint="eastAsia"/>
              </w:rPr>
              <w:t>）的交互。具体而言，该操作对输入的</w:t>
            </w:r>
            <w:r w:rsidRPr="002331DD">
              <w:rPr>
                <w:rFonts w:hint="eastAsia"/>
              </w:rPr>
              <w:t xml:space="preserve"> </w:t>
            </w:r>
            <m:oMath>
              <m:r>
                <w:rPr>
                  <w:rFonts w:ascii="Cambria Math" w:hAnsi="Cambria Math" w:hint="eastAsia"/>
                </w:rPr>
                <m:t>C</m:t>
              </m:r>
            </m:oMath>
            <w:r w:rsidRPr="002331DD">
              <w:rPr>
                <w:rFonts w:hint="eastAsia"/>
              </w:rPr>
              <w:t xml:space="preserve"> </w:t>
            </w:r>
            <w:proofErr w:type="gramStart"/>
            <w:r w:rsidRPr="002331DD">
              <w:rPr>
                <w:rFonts w:hint="eastAsia"/>
              </w:rPr>
              <w:t>个</w:t>
            </w:r>
            <w:proofErr w:type="gramEnd"/>
            <w:r w:rsidRPr="002331DD">
              <w:rPr>
                <w:rFonts w:hint="eastAsia"/>
              </w:rPr>
              <w:t>通道分别使用</w:t>
            </w:r>
            <w:r w:rsidRPr="002331DD">
              <w:rPr>
                <w:rFonts w:hint="eastAsia"/>
              </w:rPr>
              <w:t xml:space="preserve"> </w:t>
            </w:r>
            <m:oMath>
              <m:r>
                <w:rPr>
                  <w:rFonts w:ascii="Cambria Math" w:hAnsi="Cambria Math" w:hint="eastAsia"/>
                </w:rPr>
                <m:t>C</m:t>
              </m:r>
            </m:oMath>
            <w:r w:rsidRPr="002331DD">
              <w:rPr>
                <w:rFonts w:hint="eastAsia"/>
              </w:rPr>
              <w:t xml:space="preserve"> </w:t>
            </w:r>
            <w:proofErr w:type="gramStart"/>
            <w:r w:rsidRPr="002331DD">
              <w:rPr>
                <w:rFonts w:hint="eastAsia"/>
              </w:rPr>
              <w:t>个</w:t>
            </w:r>
            <w:proofErr w:type="gramEnd"/>
            <w:r w:rsidRPr="002331DD">
              <w:rPr>
                <w:rFonts w:hint="eastAsia"/>
              </w:rPr>
              <w:t>独立的卷积核</w:t>
            </w:r>
            <w:r w:rsidRPr="002331DD">
              <w:rPr>
                <w:rFonts w:hint="eastAsia"/>
              </w:rPr>
              <w:t xml:space="preserve"> </w:t>
            </w:r>
            <m:oMath>
              <m:sSub>
                <m:sSubPr>
                  <m:ctrlPr>
                    <w:rPr>
                      <w:rFonts w:ascii="Cambria Math" w:hAnsi="Cambria Math"/>
                      <w:i/>
                    </w:rPr>
                  </m:ctrlPr>
                </m:sSubPr>
                <m:e>
                  <m:r>
                    <w:rPr>
                      <w:rFonts w:ascii="Cambria Math" w:hAnsi="Cambria Math" w:hint="eastAsia"/>
                    </w:rPr>
                    <m:t>W</m:t>
                  </m:r>
                  <m:r>
                    <w:rPr>
                      <w:rFonts w:ascii="Cambria Math" w:hAnsi="Cambria Math"/>
                    </w:rPr>
                    <m:t>​</m:t>
                  </m:r>
                </m:e>
                <m:sub>
                  <m:r>
                    <w:rPr>
                      <w:rFonts w:ascii="Cambria Math" w:hAnsi="Cambria Math" w:hint="eastAsia"/>
                    </w:rPr>
                    <m:t>d</m:t>
                  </m:r>
                </m:sub>
              </m:sSub>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r>
                    <w:rPr>
                      <w:rFonts w:ascii="Cambria Math" w:hAnsi="Cambria Math" w:hint="eastAsia"/>
                    </w:rPr>
                    <m:t xml:space="preserve"> </m:t>
                  </m:r>
                </m:e>
                <m:sup>
                  <m:r>
                    <w:rPr>
                      <w:rFonts w:ascii="Cambria Math" w:hAnsi="Cambria Math"/>
                    </w:rPr>
                    <m:t>C×1×</m:t>
                  </m:r>
                  <m:sSub>
                    <m:sSubPr>
                      <m:ctrlPr>
                        <w:rPr>
                          <w:rFonts w:ascii="Cambria Math" w:hAnsi="Cambria Math"/>
                        </w:rPr>
                      </m:ctrlPr>
                    </m:sSubPr>
                    <m:e>
                      <m:r>
                        <m:rPr>
                          <m:sty m:val="p"/>
                        </m:rPr>
                        <w:rPr>
                          <w:rFonts w:ascii="Cambria Math" w:hAnsi="Cambria Math" w:hint="eastAsia"/>
                        </w:rPr>
                        <m:t>k</m:t>
                      </m:r>
                    </m:e>
                    <m:sub>
                      <m:r>
                        <m:rPr>
                          <m:sty m:val="p"/>
                        </m:rPr>
                        <w:rPr>
                          <w:rFonts w:ascii="Cambria Math" w:hAnsi="Cambria Math"/>
                        </w:rPr>
                        <m:t>h</m:t>
                      </m:r>
                    </m:sub>
                  </m:sSub>
                  <m:r>
                    <m:rPr>
                      <m:sty m:val="p"/>
                    </m:rPr>
                    <w:rPr>
                      <w:rFonts w:ascii="Cambria Math" w:hAnsi="Cambria Math" w:hint="eastAsia"/>
                    </w:rPr>
                    <m:t xml:space="preserve"> </m:t>
                  </m:r>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hint="eastAsia"/>
                        </w:rPr>
                        <m:t>k</m:t>
                      </m:r>
                    </m:e>
                    <m:sub>
                      <m:r>
                        <w:rPr>
                          <w:rFonts w:ascii="Cambria Math" w:hAnsi="Cambria Math"/>
                        </w:rPr>
                        <m:t>W</m:t>
                      </m:r>
                    </m:sub>
                  </m:sSub>
                </m:sup>
              </m:sSup>
            </m:oMath>
            <w:r w:rsidRPr="002331DD">
              <w:rPr>
                <w:rFonts w:hint="eastAsia"/>
              </w:rPr>
              <w:t xml:space="preserve">  (</w:t>
            </w:r>
            <w:r w:rsidRPr="002331DD">
              <w:rPr>
                <w:rFonts w:hint="eastAsia"/>
              </w:rPr>
              <w:t>其中</w:t>
            </w:r>
            <w:r w:rsidRPr="002331DD">
              <w:rPr>
                <w:rFonts w:hint="eastAsia"/>
              </w:rPr>
              <w:t xml:space="preserve"> </w:t>
            </w:r>
            <m:oMath>
              <m:sSub>
                <m:sSubPr>
                  <m:ctrlPr>
                    <w:rPr>
                      <w:rFonts w:ascii="Cambria Math" w:hAnsi="Cambria Math"/>
                    </w:rPr>
                  </m:ctrlPr>
                </m:sSubPr>
                <m:e>
                  <m:r>
                    <m:rPr>
                      <m:sty m:val="p"/>
                    </m:rPr>
                    <w:rPr>
                      <w:rFonts w:ascii="Cambria Math" w:hAnsi="Cambria Math" w:hint="eastAsia"/>
                    </w:rPr>
                    <m:t>k</m:t>
                  </m:r>
                </m:e>
                <m:sub>
                  <m:r>
                    <m:rPr>
                      <m:sty m:val="p"/>
                    </m:rPr>
                    <w:rPr>
                      <w:rFonts w:ascii="Cambria Math" w:hAnsi="Cambria Math"/>
                    </w:rPr>
                    <m:t>h</m:t>
                  </m:r>
                </m:sub>
              </m:sSub>
            </m:oMath>
            <w:r w:rsidRPr="002331DD">
              <w:t>​</w:t>
            </w:r>
            <w:r w:rsidRPr="002331DD">
              <w:rPr>
                <w:rFonts w:hint="eastAsia"/>
              </w:rPr>
              <w:t xml:space="preserve"> </w:t>
            </w:r>
            <w:r w:rsidRPr="002331DD">
              <w:rPr>
                <w:rFonts w:hint="eastAsia"/>
              </w:rPr>
              <w:t>和</w:t>
            </w:r>
            <w:r w:rsidRPr="002331DD">
              <w:rPr>
                <w:rFonts w:hint="eastAsia"/>
              </w:rPr>
              <w:t xml:space="preserve"> </w:t>
            </w:r>
            <m:oMath>
              <m:sSub>
                <m:sSubPr>
                  <m:ctrlPr>
                    <w:rPr>
                      <w:rFonts w:ascii="Cambria Math" w:hAnsi="Cambria Math"/>
                    </w:rPr>
                  </m:ctrlPr>
                </m:sSubPr>
                <m:e>
                  <m:r>
                    <m:rPr>
                      <m:sty m:val="p"/>
                    </m:rPr>
                    <w:rPr>
                      <w:rFonts w:ascii="Cambria Math" w:hAnsi="Cambria Math" w:hint="eastAsia"/>
                    </w:rPr>
                    <m:t>k</m:t>
                  </m:r>
                </m:e>
                <m:sub>
                  <m:r>
                    <w:rPr>
                      <w:rFonts w:ascii="Cambria Math" w:hAnsi="Cambria Math"/>
                    </w:rPr>
                    <m:t>W</m:t>
                  </m:r>
                </m:sub>
              </m:sSub>
            </m:oMath>
            <w:r w:rsidRPr="002331DD">
              <w:t>​</w:t>
            </w:r>
            <w:r w:rsidRPr="002331DD">
              <w:rPr>
                <w:rFonts w:hint="eastAsia"/>
              </w:rPr>
              <w:t xml:space="preserve"> </w:t>
            </w:r>
            <w:r w:rsidRPr="002331DD">
              <w:rPr>
                <w:rFonts w:hint="eastAsia"/>
              </w:rPr>
              <w:t>是</w:t>
            </w:r>
            <w:proofErr w:type="gramStart"/>
            <w:r w:rsidRPr="002331DD">
              <w:rPr>
                <w:rFonts w:hint="eastAsia"/>
              </w:rPr>
              <w:t>卷积核高和</w:t>
            </w:r>
            <w:proofErr w:type="gramEnd"/>
            <w:r w:rsidRPr="002331DD">
              <w:rPr>
                <w:rFonts w:hint="eastAsia"/>
              </w:rPr>
              <w:t>宽</w:t>
            </w:r>
            <w:r w:rsidRPr="002331DD">
              <w:rPr>
                <w:rFonts w:hint="eastAsia"/>
              </w:rPr>
              <w:t xml:space="preserve">) </w:t>
            </w:r>
            <w:r w:rsidRPr="002331DD">
              <w:rPr>
                <w:rFonts w:hint="eastAsia"/>
              </w:rPr>
              <w:t>进行卷积。对于第</w:t>
            </w:r>
            <w:r w:rsidRPr="002331DD">
              <w:rPr>
                <w:rFonts w:hint="eastAsia"/>
              </w:rPr>
              <w:t xml:space="preserve"> </w:t>
            </w:r>
            <m:oMath>
              <m:r>
                <w:rPr>
                  <w:rFonts w:ascii="Cambria Math" w:hAnsi="Cambria Math" w:hint="eastAsia"/>
                </w:rPr>
                <m:t>c</m:t>
              </m:r>
            </m:oMath>
            <w:r w:rsidRPr="002331DD">
              <w:rPr>
                <w:rFonts w:hint="eastAsia"/>
              </w:rPr>
              <w:t xml:space="preserve"> </w:t>
            </w:r>
            <w:proofErr w:type="gramStart"/>
            <w:r w:rsidRPr="002331DD">
              <w:rPr>
                <w:rFonts w:hint="eastAsia"/>
              </w:rPr>
              <w:t>个</w:t>
            </w:r>
            <w:proofErr w:type="gramEnd"/>
            <w:r w:rsidRPr="002331DD">
              <w:rPr>
                <w:rFonts w:hint="eastAsia"/>
              </w:rPr>
              <w:t>通道，其计算如下：</w:t>
            </w:r>
          </w:p>
          <w:p w14:paraId="6A7CE6EA" w14:textId="79B177FB" w:rsidR="001E3113" w:rsidRPr="002331DD" w:rsidRDefault="00000000" w:rsidP="00361F77">
            <w:pPr>
              <w:pStyle w:val="afe"/>
              <w:ind w:firstLine="420"/>
            </w:pPr>
            <m:oMathPara>
              <m:oMath>
                <m:eqArr>
                  <m:eqArrPr>
                    <m:maxDist m:val="1"/>
                    <m:ctrlPr/>
                  </m:eqArrPr>
                  <m:e>
                    <m:sSub>
                      <m:sSubPr>
                        <m:ctrlPr/>
                      </m:sSubPr>
                      <m:e>
                        <m:acc>
                          <m:accPr>
                            <m:ctrlPr/>
                          </m:accPr>
                          <m:e>
                            <m:r>
                              <m:t>G</m:t>
                            </m:r>
                          </m:e>
                        </m:acc>
                        <m:r>
                          <m:t>​</m:t>
                        </m:r>
                      </m:e>
                      <m:sub>
                        <m:r>
                          <m:t>c</m:t>
                        </m:r>
                      </m:sub>
                    </m:sSub>
                    <m:r>
                      <m:t>=BatchNorm(</m:t>
                    </m:r>
                    <m:r>
                      <w:rPr>
                        <w:rFonts w:hint="eastAsia"/>
                      </w:rPr>
                      <m:t>σ</m:t>
                    </m:r>
                    <m:r>
                      <m:t>(Conv2D</m:t>
                    </m:r>
                    <m:d>
                      <m:dPr>
                        <m:ctrlPr/>
                      </m:dPr>
                      <m:e>
                        <m:sSub>
                          <m:sSubPr>
                            <m:ctrlPr/>
                          </m:sSubPr>
                          <m:e>
                            <m:r>
                              <m:t>Z</m:t>
                            </m:r>
                          </m:e>
                          <m:sub>
                            <m:r>
                              <m:t>mk,c</m:t>
                            </m:r>
                          </m:sub>
                        </m:sSub>
                        <m:r>
                          <m:t>​,</m:t>
                        </m:r>
                        <m:sSub>
                          <m:sSubPr>
                            <m:ctrlPr/>
                          </m:sSubPr>
                          <m:e>
                            <m:r>
                              <m:t>W</m:t>
                            </m:r>
                          </m:e>
                          <m:sub>
                            <m:r>
                              <m:t>d,c</m:t>
                            </m:r>
                          </m:sub>
                        </m:sSub>
                        <m:r>
                          <m:t>​</m:t>
                        </m:r>
                      </m:e>
                    </m:d>
                    <m:r>
                      <m:t>)),   c=1,…,C#</m:t>
                    </m:r>
                    <m:d>
                      <m:dPr>
                        <m:ctrlPr/>
                      </m:dPr>
                      <m:e>
                        <m:r>
                          <m:t>6</m:t>
                        </m:r>
                      </m:e>
                    </m:d>
                  </m:e>
                </m:eqArr>
              </m:oMath>
            </m:oMathPara>
          </w:p>
          <w:p w14:paraId="54B39B76" w14:textId="51895240" w:rsidR="001E3113" w:rsidRPr="002331DD" w:rsidRDefault="001E3113" w:rsidP="00361F77">
            <w:pPr>
              <w:ind w:firstLine="420"/>
            </w:pPr>
            <w:r w:rsidRPr="002331DD">
              <w:rPr>
                <w:rFonts w:hint="eastAsia"/>
              </w:rPr>
              <w:t>其中</w:t>
            </w:r>
            <w:r w:rsidRPr="002331DD">
              <w:rPr>
                <w:rFonts w:hint="eastAsia"/>
              </w:rPr>
              <w:t xml:space="preserve"> </w:t>
            </w:r>
            <m:oMath>
              <m:sSub>
                <m:sSubPr>
                  <m:ctrlPr>
                    <w:rPr>
                      <w:rFonts w:ascii="Cambria Math" w:hAnsi="Cambria Math"/>
                      <w:i/>
                    </w:rPr>
                  </m:ctrlPr>
                </m:sSubPr>
                <m:e>
                  <m:r>
                    <w:rPr>
                      <w:rFonts w:ascii="Cambria Math" w:hAnsi="Cambria Math"/>
                    </w:rPr>
                    <m:t>Z</m:t>
                  </m:r>
                </m:e>
                <m:sub>
                  <m:r>
                    <w:rPr>
                      <w:rFonts w:ascii="Cambria Math" w:hAnsi="Cambria Math"/>
                    </w:rPr>
                    <m:t>mk,c</m:t>
                  </m:r>
                </m:sub>
              </m:sSub>
            </m:oMath>
            <w:r w:rsidRPr="002331DD">
              <w:rPr>
                <w:rFonts w:hint="eastAsia"/>
              </w:rPr>
              <w:t xml:space="preserve"> </w:t>
            </w:r>
            <w:r w:rsidRPr="002331DD">
              <w:rPr>
                <w:rFonts w:hint="eastAsia"/>
              </w:rPr>
              <w:t>是输入的第</w:t>
            </w:r>
            <w:r w:rsidRPr="002331DD">
              <w:rPr>
                <w:rFonts w:hint="eastAsia"/>
              </w:rPr>
              <w:t xml:space="preserve"> </w:t>
            </w:r>
            <m:oMath>
              <m:r>
                <w:rPr>
                  <w:rFonts w:ascii="Cambria Math" w:hAnsi="Cambria Math" w:hint="eastAsia"/>
                </w:rPr>
                <m:t>c</m:t>
              </m:r>
            </m:oMath>
            <w:r w:rsidRPr="002331DD">
              <w:rPr>
                <w:rFonts w:hint="eastAsia"/>
              </w:rPr>
              <w:t xml:space="preserve"> </w:t>
            </w:r>
            <w:proofErr w:type="gramStart"/>
            <w:r w:rsidRPr="002331DD">
              <w:rPr>
                <w:rFonts w:hint="eastAsia"/>
              </w:rPr>
              <w:t>个</w:t>
            </w:r>
            <w:proofErr w:type="gramEnd"/>
            <w:r w:rsidRPr="002331DD">
              <w:rPr>
                <w:rFonts w:hint="eastAsia"/>
              </w:rPr>
              <w:t>通道，</w:t>
            </w:r>
            <m:oMath>
              <m:sSub>
                <m:sSubPr>
                  <m:ctrlPr>
                    <w:rPr>
                      <w:rFonts w:ascii="Cambria Math" w:hAnsi="Cambria Math"/>
                      <w:i/>
                    </w:rPr>
                  </m:ctrlPr>
                </m:sSubPr>
                <m:e>
                  <m:r>
                    <w:rPr>
                      <w:rFonts w:ascii="Cambria Math" w:hAnsi="Cambria Math"/>
                    </w:rPr>
                    <m:t>W</m:t>
                  </m:r>
                </m:e>
                <m:sub>
                  <m:r>
                    <w:rPr>
                      <w:rFonts w:ascii="Cambria Math" w:hAnsi="Cambria Math"/>
                    </w:rPr>
                    <m:t>d,c</m:t>
                  </m:r>
                </m:sub>
              </m:sSub>
            </m:oMath>
            <w:r w:rsidRPr="002331DD">
              <w:rPr>
                <w:rFonts w:hint="eastAsia"/>
              </w:rPr>
              <w:t xml:space="preserve"> </w:t>
            </w:r>
            <w:r w:rsidRPr="002331DD">
              <w:rPr>
                <w:rFonts w:hint="eastAsia"/>
              </w:rPr>
              <w:t>是专门用于该通道的深度卷积核，</w:t>
            </w:r>
            <m:oMath>
              <m:r>
                <w:rPr>
                  <w:rFonts w:ascii="Cambria Math" w:hAnsi="Cambria Math" w:hint="eastAsia"/>
                </w:rPr>
                <m:t>σ</m:t>
              </m:r>
            </m:oMath>
            <w:r w:rsidRPr="002331DD">
              <w:rPr>
                <w:rFonts w:hint="eastAsia"/>
              </w:rPr>
              <w:t xml:space="preserve"> </w:t>
            </w:r>
            <w:r w:rsidRPr="002331DD">
              <w:rPr>
                <w:rFonts w:hint="eastAsia"/>
              </w:rPr>
              <w:t>表示激活函数</w:t>
            </w:r>
            <w:r w:rsidRPr="002331DD">
              <w:rPr>
                <w:rFonts w:hint="eastAsia"/>
              </w:rPr>
              <w:t xml:space="preserve"> GELU</w:t>
            </w:r>
            <w:r w:rsidRPr="002331DD">
              <w:rPr>
                <w:rFonts w:hint="eastAsia"/>
              </w:rPr>
              <w:t>（</w:t>
            </w:r>
            <w:r w:rsidRPr="002331DD">
              <w:rPr>
                <w:rFonts w:hint="eastAsia"/>
              </w:rPr>
              <w:t xml:space="preserve">Hendrycks </w:t>
            </w:r>
            <w:r w:rsidRPr="002331DD">
              <w:rPr>
                <w:rFonts w:hint="eastAsia"/>
              </w:rPr>
              <w:t>和</w:t>
            </w:r>
            <w:r w:rsidRPr="002331DD">
              <w:rPr>
                <w:rFonts w:hint="eastAsia"/>
              </w:rPr>
              <w:t xml:space="preserve"> Gimpel</w:t>
            </w:r>
            <w:r w:rsidRPr="002331DD">
              <w:rPr>
                <w:rFonts w:hint="eastAsia"/>
              </w:rPr>
              <w:t>，</w:t>
            </w:r>
            <w:r w:rsidRPr="002331DD">
              <w:rPr>
                <w:rFonts w:hint="eastAsia"/>
              </w:rPr>
              <w:t xml:space="preserve">2016 </w:t>
            </w:r>
            <w:r w:rsidRPr="002331DD">
              <w:rPr>
                <w:rFonts w:hint="eastAsia"/>
              </w:rPr>
              <w:t>年）</w:t>
            </w:r>
            <w:r w:rsidRPr="002331DD">
              <w:rPr>
                <w:rFonts w:hint="eastAsia"/>
              </w:rPr>
              <w:t xml:space="preserve">, </w:t>
            </w:r>
            <m:oMath>
              <m:r>
                <w:rPr>
                  <w:rFonts w:ascii="Cambria Math" w:hAnsi="Cambria Math"/>
                </w:rPr>
                <m:t>BatchNorm</m:t>
              </m:r>
            </m:oMath>
            <w:r w:rsidRPr="002331DD">
              <w:rPr>
                <w:rFonts w:hint="eastAsia"/>
              </w:rPr>
              <w:t xml:space="preserve"> </w:t>
            </w:r>
            <w:r w:rsidRPr="002331DD">
              <w:rPr>
                <w:rFonts w:hint="eastAsia"/>
              </w:rPr>
              <w:t>表示批归一化操作</w:t>
            </w:r>
            <w:r w:rsidRPr="002331DD">
              <w:rPr>
                <w:rFonts w:hint="eastAsi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G</m:t>
                      </m:r>
                    </m:e>
                  </m:acc>
                  <m:r>
                    <w:rPr>
                      <w:rFonts w:ascii="Cambria Math" w:hAnsi="Cambria Math"/>
                    </w:rPr>
                    <m:t>​</m:t>
                  </m:r>
                </m:e>
                <m:sub>
                  <m:r>
                    <w:rPr>
                      <w:rFonts w:ascii="Cambria Math" w:hAnsi="Cambria Math"/>
                    </w:rPr>
                    <m:t>c</m:t>
                  </m:r>
                </m:sub>
              </m:sSub>
            </m:oMath>
            <w:r w:rsidRPr="002331DD">
              <w:rPr>
                <w:rFonts w:hint="eastAsia"/>
              </w:rPr>
              <w:t xml:space="preserve">  </w:t>
            </w:r>
            <w:r w:rsidRPr="002331DD">
              <w:rPr>
                <w:rFonts w:hint="eastAsia"/>
              </w:rPr>
              <w:t>是输出的第</w:t>
            </w:r>
            <w:r w:rsidRPr="002331DD">
              <w:rPr>
                <w:rFonts w:hint="eastAsia"/>
              </w:rPr>
              <w:t xml:space="preserve"> </w:t>
            </w:r>
            <m:oMath>
              <m:r>
                <w:rPr>
                  <w:rFonts w:ascii="Cambria Math" w:hAnsi="Cambria Math" w:hint="eastAsia"/>
                </w:rPr>
                <m:t>c</m:t>
              </m:r>
            </m:oMath>
            <w:r w:rsidRPr="002331DD">
              <w:rPr>
                <w:rFonts w:hint="eastAsia"/>
              </w:rPr>
              <w:t xml:space="preserve"> </w:t>
            </w:r>
            <w:proofErr w:type="gramStart"/>
            <w:r w:rsidRPr="002331DD">
              <w:rPr>
                <w:rFonts w:hint="eastAsia"/>
              </w:rPr>
              <w:t>个</w:t>
            </w:r>
            <w:proofErr w:type="gramEnd"/>
            <w:r w:rsidRPr="002331DD">
              <w:rPr>
                <w:rFonts w:hint="eastAsia"/>
              </w:rPr>
              <w:t>通道特征图。这一步的输出为</w:t>
            </w:r>
            <w:r w:rsidRPr="002331DD">
              <w:rPr>
                <w:rFonts w:hint="eastAsia"/>
              </w:rPr>
              <w:t xml:space="preserve"> </w:t>
            </w:r>
            <m:oMath>
              <m:acc>
                <m:accPr>
                  <m:ctrlPr>
                    <w:rPr>
                      <w:rFonts w:ascii="Cambria Math" w:hAnsi="Cambria Math"/>
                      <w:i/>
                    </w:rPr>
                  </m:ctrlPr>
                </m:accPr>
                <m:e>
                  <m:r>
                    <w:rPr>
                      <w:rFonts w:ascii="Cambria Math" w:hAnsi="Cambria Math"/>
                    </w:rPr>
                    <m:t>G</m:t>
                  </m:r>
                </m:e>
              </m:acc>
              <m:r>
                <w:rPr>
                  <w:rFonts w:ascii="Cambria Math" w:hAnsi="Cambria Math" w:hint="eastAsia"/>
                </w:rPr>
                <m:t xml:space="preserve"> </m:t>
              </m:r>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r>
                    <w:rPr>
                      <w:rFonts w:ascii="Cambria Math" w:hAnsi="Cambria Math" w:hint="eastAsia"/>
                    </w:rPr>
                    <m:t xml:space="preserve"> </m:t>
                  </m:r>
                </m:e>
                <m:sup>
                  <m:r>
                    <w:rPr>
                      <w:rFonts w:ascii="Cambria Math" w:hAnsi="Cambria Math"/>
                    </w:rPr>
                    <m:t>C×</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sup>
              </m:sSup>
              <m:r>
                <w:rPr>
                  <w:rFonts w:ascii="Cambria Math" w:hAnsi="Cambria Math"/>
                </w:rPr>
                <m:t xml:space="preserve"> </m:t>
              </m:r>
            </m:oMath>
            <w:r w:rsidRPr="002331DD">
              <w:rPr>
                <w:rFonts w:hint="eastAsia"/>
              </w:rPr>
              <w:t>。</w:t>
            </w:r>
          </w:p>
          <w:p w14:paraId="095FF2C2" w14:textId="5EEB1433" w:rsidR="001E3113" w:rsidRPr="002331DD" w:rsidRDefault="001E3113" w:rsidP="00361F77">
            <w:pPr>
              <w:ind w:firstLine="420"/>
            </w:pPr>
            <w:r w:rsidRPr="002331DD">
              <w:t>步骤</w:t>
            </w:r>
            <w:r w:rsidR="00FA06F1" w:rsidRPr="002331DD">
              <w:rPr>
                <w:rFonts w:hint="eastAsia"/>
              </w:rPr>
              <w:t>二</w:t>
            </w:r>
            <w:r w:rsidRPr="002331DD">
              <w:t>：</w:t>
            </w:r>
            <w:r w:rsidR="00C20474" w:rsidRPr="002331DD">
              <w:rPr>
                <w:rFonts w:hint="eastAsia"/>
              </w:rPr>
              <w:t>跨通道特征融合（逐点卷积）</w:t>
            </w:r>
          </w:p>
          <w:p w14:paraId="40F0BDBD" w14:textId="77777777" w:rsidR="001E3113" w:rsidRPr="002331DD" w:rsidRDefault="001E3113" w:rsidP="00361F77">
            <w:pPr>
              <w:ind w:firstLine="420"/>
            </w:pPr>
            <w:r w:rsidRPr="002331DD">
              <w:rPr>
                <w:rFonts w:hint="eastAsia"/>
              </w:rPr>
              <w:t>在深度卷积完成对各通道内部特征的提取后，逐点卷积（本质上是一个</w:t>
            </w:r>
            <w:r w:rsidRPr="002331DD">
              <w:rPr>
                <w:rFonts w:hint="eastAsia"/>
              </w:rPr>
              <w:t>1x1</w:t>
            </w:r>
            <w:r w:rsidRPr="002331DD">
              <w:rPr>
                <w:rFonts w:hint="eastAsia"/>
              </w:rPr>
              <w:t>的卷积）负责在通道维度上进行特征融合。它通过对深度卷积输出的每个像素点上的所有通道值进行线性组合，实现不同环境变量特征的有效混合。这种跨通道的信息交互对于理解温室环境中各变量之间的耦合关系至关重要。</w:t>
            </w:r>
          </w:p>
          <w:p w14:paraId="6EABDD84" w14:textId="2E03FC1F" w:rsidR="001E3113" w:rsidRPr="002331DD" w:rsidRDefault="001E3113" w:rsidP="00361F77">
            <w:pPr>
              <w:ind w:firstLine="420"/>
            </w:pPr>
            <w:r w:rsidRPr="002331DD">
              <w:rPr>
                <w:rFonts w:hint="eastAsia"/>
              </w:rPr>
              <w:t>该操作使用</w:t>
            </w:r>
            <w:r w:rsidRPr="002331DD">
              <w:rPr>
                <w:rFonts w:hint="eastAsia"/>
              </w:rPr>
              <w:t xml:space="preserve"> </w:t>
            </w:r>
            <m:oMath>
              <m:sSub>
                <m:sSubPr>
                  <m:ctrlPr>
                    <w:rPr>
                      <w:rFonts w:ascii="Cambria Math" w:hAnsi="Cambria Math"/>
                      <w:i/>
                    </w:rPr>
                  </m:ctrlPr>
                </m:sSubPr>
                <m:e>
                  <m:r>
                    <w:rPr>
                      <w:rFonts w:ascii="Cambria Math" w:hAnsi="Cambria Math" w:hint="eastAsia"/>
                    </w:rPr>
                    <m:t>C</m:t>
                  </m:r>
                </m:e>
                <m:sub>
                  <m:r>
                    <w:rPr>
                      <w:rFonts w:ascii="Cambria Math" w:hAnsi="Cambria Math"/>
                    </w:rPr>
                    <m:t>out</m:t>
                  </m:r>
                </m:sub>
              </m:sSub>
              <m:r>
                <w:rPr>
                  <w:rFonts w:ascii="Cambria Math" w:hAnsi="Cambria Math" w:hint="eastAsia"/>
                </w:rPr>
                <m:t xml:space="preserve"> </m:t>
              </m:r>
              <m:r>
                <w:rPr>
                  <w:rFonts w:ascii="Cambria Math" w:hAnsi="Cambria Math"/>
                </w:rPr>
                <m:t>​</m:t>
              </m:r>
            </m:oMath>
            <w:r w:rsidRPr="002331DD">
              <w:rPr>
                <w:rFonts w:hint="eastAsia"/>
              </w:rPr>
              <w:t xml:space="preserve"> </w:t>
            </w:r>
            <w:proofErr w:type="gramStart"/>
            <w:r w:rsidRPr="002331DD">
              <w:rPr>
                <w:rFonts w:hint="eastAsia"/>
              </w:rPr>
              <w:t>个</w:t>
            </w:r>
            <w:proofErr w:type="gramEnd"/>
            <m:oMath>
              <m:r>
                <w:rPr>
                  <w:rFonts w:ascii="Cambria Math" w:hAnsi="Cambria Math" w:hint="eastAsia"/>
                </w:rPr>
                <m:t xml:space="preserve"> 1</m:t>
              </m:r>
              <m:r>
                <w:rPr>
                  <w:rFonts w:ascii="Cambria Math" w:hAnsi="Cambria Math" w:hint="eastAsia"/>
                </w:rPr>
                <m:t>×</m:t>
              </m:r>
              <m:r>
                <w:rPr>
                  <w:rFonts w:ascii="Cambria Math" w:hAnsi="Cambria Math" w:hint="eastAsia"/>
                </w:rPr>
                <m:t>1</m:t>
              </m:r>
            </m:oMath>
            <w:r w:rsidRPr="002331DD">
              <w:rPr>
                <w:rFonts w:hint="eastAsia"/>
              </w:rPr>
              <w:t xml:space="preserve"> </w:t>
            </w:r>
            <w:r w:rsidRPr="002331DD">
              <w:rPr>
                <w:rFonts w:hint="eastAsia"/>
              </w:rPr>
              <w:t>的卷积核</w:t>
            </w:r>
            <w:r w:rsidRPr="002331DD">
              <w:rPr>
                <w:rFonts w:hint="eastAsia"/>
              </w:rPr>
              <w:t xml:space="preserve"> </w:t>
            </w:r>
            <m:oMath>
              <m:sSub>
                <m:sSubPr>
                  <m:ctrlPr>
                    <w:rPr>
                      <w:rFonts w:ascii="Cambria Math" w:hAnsi="Cambria Math"/>
                      <w:i/>
                    </w:rPr>
                  </m:ctrlPr>
                </m:sSubPr>
                <m:e>
                  <m:r>
                    <w:rPr>
                      <w:rFonts w:ascii="Cambria Math" w:hAnsi="Cambria Math" w:hint="eastAsia"/>
                    </w:rPr>
                    <m:t>W</m:t>
                  </m:r>
                  <m:r>
                    <w:rPr>
                      <w:rFonts w:ascii="Cambria Math" w:hAnsi="Cambria Math"/>
                    </w:rPr>
                    <m:t>​</m:t>
                  </m:r>
                </m:e>
                <m:sub>
                  <m:r>
                    <w:rPr>
                      <w:rFonts w:ascii="Cambria Math" w:hAnsi="Cambria Math" w:hint="eastAsia"/>
                    </w:rPr>
                    <m:t>p</m:t>
                  </m:r>
                </m:sub>
              </m:sSub>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r>
                    <w:rPr>
                      <w:rFonts w:ascii="Cambria Math" w:hAnsi="Cambria Math" w:hint="eastAsia"/>
                    </w:rPr>
                    <m:t xml:space="preserve"> </m:t>
                  </m:r>
                </m:e>
                <m:sup>
                  <m:sSub>
                    <m:sSubPr>
                      <m:ctrlPr>
                        <w:rPr>
                          <w:rFonts w:ascii="Cambria Math" w:hAnsi="Cambria Math"/>
                          <w:i/>
                        </w:rPr>
                      </m:ctrlPr>
                    </m:sSubPr>
                    <m:e>
                      <m:r>
                        <w:rPr>
                          <w:rFonts w:ascii="Cambria Math" w:hAnsi="Cambria Math" w:hint="eastAsia"/>
                        </w:rPr>
                        <m:t>C</m:t>
                      </m:r>
                    </m:e>
                    <m:sub>
                      <m:r>
                        <w:rPr>
                          <w:rFonts w:ascii="Cambria Math" w:hAnsi="Cambria Math"/>
                        </w:rPr>
                        <m:t>out</m:t>
                      </m:r>
                    </m:sub>
                  </m:sSub>
                  <m:r>
                    <w:rPr>
                      <w:rFonts w:ascii="Cambria Math" w:hAnsi="Cambria Math"/>
                    </w:rPr>
                    <m:t>×1×</m:t>
                  </m:r>
                  <m:r>
                    <m:rPr>
                      <m:sty m:val="p"/>
                    </m:rPr>
                    <w:rPr>
                      <w:rFonts w:ascii="Cambria Math" w:hAnsi="Cambria Math"/>
                    </w:rPr>
                    <m:t>1</m:t>
                  </m:r>
                </m:sup>
              </m:sSup>
            </m:oMath>
            <w:r w:rsidRPr="002331DD">
              <w:rPr>
                <w:rFonts w:hint="eastAsia"/>
              </w:rPr>
              <w:t xml:space="preserve">  </w:t>
            </w:r>
            <w:r w:rsidRPr="002331DD">
              <w:rPr>
                <w:rFonts w:hint="eastAsia"/>
              </w:rPr>
              <w:t>对深度卷积的输出</w:t>
            </w:r>
            <w:r w:rsidRPr="002331DD">
              <w:rPr>
                <w:rFonts w:hint="eastAsia"/>
              </w:rPr>
              <w:t xml:space="preserve"> </w:t>
            </w:r>
            <m:oMath>
              <m:acc>
                <m:accPr>
                  <m:ctrlPr>
                    <w:rPr>
                      <w:rFonts w:ascii="Cambria Math" w:hAnsi="Cambria Math"/>
                      <w:i/>
                    </w:rPr>
                  </m:ctrlPr>
                </m:accPr>
                <m:e>
                  <m:r>
                    <w:rPr>
                      <w:rFonts w:ascii="Cambria Math" w:hAnsi="Cambria Math"/>
                    </w:rPr>
                    <m:t>G</m:t>
                  </m:r>
                </m:e>
              </m:acc>
            </m:oMath>
            <w:r w:rsidRPr="002331DD">
              <w:rPr>
                <w:rFonts w:hint="eastAsia"/>
              </w:rPr>
              <w:t xml:space="preserve"> </w:t>
            </w:r>
            <w:r w:rsidRPr="002331DD">
              <w:rPr>
                <w:rFonts w:hint="eastAsia"/>
              </w:rPr>
              <w:t>进行处理，以实现通道间的特征融合与维度变换。</w:t>
            </w:r>
          </w:p>
          <w:p w14:paraId="525DF355" w14:textId="2ACDCE3B" w:rsidR="001E3113" w:rsidRPr="002331DD" w:rsidRDefault="00000000" w:rsidP="00361F77">
            <w:pPr>
              <w:ind w:firstLine="42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Y</m:t>
                        </m:r>
                      </m:e>
                      <m:sub>
                        <m:r>
                          <w:rPr>
                            <w:rFonts w:ascii="Cambria Math" w:hAnsi="Cambria Math"/>
                          </w:rPr>
                          <m:t>mk</m:t>
                        </m:r>
                      </m:sub>
                    </m:sSub>
                    <m:r>
                      <m:rPr>
                        <m:sty m:val="p"/>
                      </m:rPr>
                      <w:rPr>
                        <w:rFonts w:ascii="Cambria Math" w:hAnsi="Cambria Math"/>
                      </w:rPr>
                      <m:t>=</m:t>
                    </m:r>
                    <m:r>
                      <w:rPr>
                        <w:rFonts w:ascii="Cambria Math" w:hAnsi="Cambria Math"/>
                      </w:rPr>
                      <m:t>BatchNorm</m:t>
                    </m:r>
                    <m:r>
                      <m:rPr>
                        <m:sty m:val="p"/>
                      </m:rPr>
                      <w:rPr>
                        <w:rFonts w:ascii="Cambria Math" w:hAnsi="Cambria Math"/>
                      </w:rPr>
                      <m:t>(</m:t>
                    </m:r>
                    <m:r>
                      <w:rPr>
                        <w:rFonts w:ascii="Cambria Math" w:hAnsi="Cambria Math" w:hint="eastAsia"/>
                      </w:rPr>
                      <m:t>σ</m:t>
                    </m:r>
                    <m:r>
                      <m:rPr>
                        <m:sty m:val="p"/>
                      </m:rPr>
                      <w:rPr>
                        <w:rFonts w:ascii="Cambria Math" w:hAnsi="Cambria Math"/>
                      </w:rPr>
                      <m:t>(</m:t>
                    </m:r>
                    <m:r>
                      <w:rPr>
                        <w:rFonts w:ascii="Cambria Math" w:hAnsi="Cambria Math"/>
                      </w:rPr>
                      <m:t>Conv</m:t>
                    </m:r>
                    <m:r>
                      <m:rPr>
                        <m:sty m:val="p"/>
                      </m:rPr>
                      <w:rPr>
                        <w:rFonts w:ascii="Cambria Math" w:hAnsi="Cambria Math"/>
                      </w:rPr>
                      <m:t>2</m:t>
                    </m:r>
                    <m:r>
                      <w:rPr>
                        <w:rFonts w:ascii="Cambria Math" w:hAnsi="Cambria Math"/>
                      </w:rPr>
                      <m:t>D</m:t>
                    </m:r>
                    <m:d>
                      <m:dPr>
                        <m:ctrlPr>
                          <w:rPr>
                            <w:rFonts w:ascii="Cambria Math" w:hAnsi="Cambria Math"/>
                          </w:rPr>
                        </m:ctrlPr>
                      </m:dPr>
                      <m:e>
                        <m:acc>
                          <m:accPr>
                            <m:ctrlPr>
                              <w:rPr>
                                <w:rFonts w:ascii="Cambria Math" w:hAnsi="Cambria Math"/>
                              </w:rPr>
                            </m:ctrlPr>
                          </m:accPr>
                          <m:e>
                            <m:r>
                              <w:rPr>
                                <w:rFonts w:ascii="Cambria Math" w:hAnsi="Cambria Math"/>
                              </w:rPr>
                              <m:t>G</m:t>
                            </m:r>
                          </m:e>
                        </m:acc>
                        <m:r>
                          <m:rPr>
                            <m:sty m:val="p"/>
                          </m:rPr>
                          <w:rPr>
                            <w:rFonts w:ascii="Cambria Math" w:hAnsi="Cambria Math" w:hint="eastAsia"/>
                          </w:rPr>
                          <m:t xml:space="preserve"> </m:t>
                        </m:r>
                        <m:r>
                          <m:rPr>
                            <m:sty m:val="p"/>
                          </m:rPr>
                          <w:rPr>
                            <w:rFonts w:ascii="Cambria Math" w:hAnsi="Cambria Math"/>
                          </w:rPr>
                          <m:t>​,</m:t>
                        </m:r>
                        <m:sSub>
                          <m:sSubPr>
                            <m:ctrlPr>
                              <w:rPr>
                                <w:rFonts w:ascii="Cambria Math" w:hAnsi="Cambria Math"/>
                              </w:rPr>
                            </m:ctrlPr>
                          </m:sSubPr>
                          <m:e>
                            <m:r>
                              <w:rPr>
                                <w:rFonts w:ascii="Cambria Math" w:hAnsi="Cambria Math" w:hint="eastAsia"/>
                              </w:rPr>
                              <m:t>W</m:t>
                            </m:r>
                            <m:r>
                              <m:rPr>
                                <m:sty m:val="p"/>
                              </m:rPr>
                              <w:rPr>
                                <w:rFonts w:ascii="Cambria Math" w:hAnsi="Cambria Math"/>
                              </w:rPr>
                              <m:t>​</m:t>
                            </m:r>
                          </m:e>
                          <m:sub>
                            <m:r>
                              <w:rPr>
                                <w:rFonts w:ascii="Cambria Math" w:hAnsi="Cambria Math" w:hint="eastAsia"/>
                              </w:rPr>
                              <m:t>p</m:t>
                            </m:r>
                          </m:sub>
                        </m:sSub>
                        <m:r>
                          <m:rPr>
                            <m:sty m:val="p"/>
                          </m:rPr>
                          <w:rPr>
                            <w:rFonts w:ascii="Cambria Math" w:hAnsi="Cambria Math"/>
                          </w:rPr>
                          <m:t>​</m:t>
                        </m:r>
                      </m:e>
                    </m:d>
                    <m:r>
                      <m:rPr>
                        <m:sty m:val="p"/>
                      </m:rPr>
                      <w:rPr>
                        <w:rFonts w:ascii="Cambria Math" w:hAnsi="Cambria Math"/>
                      </w:rPr>
                      <m:t>))#</m:t>
                    </m:r>
                    <m:d>
                      <m:dPr>
                        <m:ctrlPr>
                          <w:rPr>
                            <w:rFonts w:ascii="Cambria Math" w:hAnsi="Cambria Math"/>
                          </w:rPr>
                        </m:ctrlPr>
                      </m:dPr>
                      <m:e>
                        <m:r>
                          <m:rPr>
                            <m:sty m:val="p"/>
                          </m:rPr>
                          <w:rPr>
                            <w:rFonts w:ascii="Cambria Math" w:hAnsi="Cambria Math"/>
                          </w:rPr>
                          <m:t>7</m:t>
                        </m:r>
                      </m:e>
                    </m:d>
                  </m:e>
                </m:eqArr>
              </m:oMath>
            </m:oMathPara>
          </w:p>
          <w:p w14:paraId="794CF0BF" w14:textId="18CCDAAA" w:rsidR="001E3113" w:rsidRPr="002331DD" w:rsidRDefault="001E3113" w:rsidP="00361F77">
            <w:pPr>
              <w:ind w:firstLine="420"/>
            </w:pPr>
            <w:r w:rsidRPr="002331DD">
              <w:rPr>
                <w:rFonts w:hint="eastAsia"/>
              </w:rPr>
              <w:lastRenderedPageBreak/>
              <w:t>最终输出</w:t>
            </w:r>
            <w:r w:rsidRPr="002331DD">
              <w:rPr>
                <w:rFonts w:hint="eastAsia"/>
              </w:rPr>
              <w:t xml:space="preserve"> </w:t>
            </w:r>
            <m:oMath>
              <m:sSub>
                <m:sSubPr>
                  <m:ctrlPr>
                    <w:rPr>
                      <w:rFonts w:ascii="Cambria Math" w:hAnsi="Cambria Math"/>
                    </w:rPr>
                  </m:ctrlPr>
                </m:sSubPr>
                <m:e>
                  <m:r>
                    <w:rPr>
                      <w:rFonts w:ascii="Cambria Math" w:hAnsi="Cambria Math"/>
                    </w:rPr>
                    <m:t>Y</m:t>
                  </m:r>
                </m:e>
                <m:sub>
                  <m:r>
                    <w:rPr>
                      <w:rFonts w:ascii="Cambria Math" w:hAnsi="Cambria Math"/>
                    </w:rPr>
                    <m:t>mk</m:t>
                  </m:r>
                </m:sub>
              </m:sSub>
            </m:oMath>
            <w:r w:rsidRPr="002331DD">
              <w:t>​</w:t>
            </w:r>
            <m:oMath>
              <m:r>
                <m:rPr>
                  <m:sty m:val="p"/>
                </m:rPr>
                <w:rPr>
                  <w:rFonts w:ascii="Cambria Math" w:hAnsi="Cambria Math" w:hint="eastAsia"/>
                </w:rPr>
                <m:t>∈</m:t>
              </m:r>
              <m:sSup>
                <m:sSupPr>
                  <m:ctrlPr>
                    <w:rPr>
                      <w:rFonts w:ascii="Cambria Math" w:hAnsi="Cambria Math"/>
                    </w:rPr>
                  </m:ctrlPr>
                </m:sSupPr>
                <m:e>
                  <m:r>
                    <m:rPr>
                      <m:scr m:val="double-struck"/>
                      <m:sty m:val="p"/>
                    </m:rPr>
                    <w:rPr>
                      <w:rFonts w:ascii="Cambria Math" w:hAnsi="Cambria Math"/>
                    </w:rPr>
                    <m:t>R</m:t>
                  </m:r>
                  <m:r>
                    <m:rPr>
                      <m:sty m:val="p"/>
                    </m:rPr>
                    <w:rPr>
                      <w:rFonts w:ascii="Cambria Math" w:hAnsi="Cambria Math" w:hint="eastAsia"/>
                    </w:rPr>
                    <m:t xml:space="preserve"> </m:t>
                  </m:r>
                </m:e>
                <m:sup>
                  <m:sSub>
                    <m:sSubPr>
                      <m:ctrlPr>
                        <w:rPr>
                          <w:rFonts w:ascii="Cambria Math" w:hAnsi="Cambria Math"/>
                        </w:rPr>
                      </m:ctrlPr>
                    </m:sSubPr>
                    <m:e>
                      <m:r>
                        <w:rPr>
                          <w:rFonts w:ascii="Cambria Math" w:hAnsi="Cambria Math" w:hint="eastAsia"/>
                        </w:rPr>
                        <m:t>C</m:t>
                      </m:r>
                    </m:e>
                    <m:sub>
                      <m:r>
                        <w:rPr>
                          <w:rFonts w:ascii="Cambria Math" w:hAnsi="Cambria Math"/>
                        </w:rPr>
                        <m:t>out</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sup>
              </m:sSup>
            </m:oMath>
            <w:r w:rsidRPr="002331DD">
              <w:rPr>
                <w:rFonts w:hint="eastAsia"/>
              </w:rPr>
              <w:t xml:space="preserve"> </w:t>
            </w:r>
            <w:r w:rsidRPr="002331DD">
              <w:rPr>
                <w:rFonts w:hint="eastAsia"/>
              </w:rPr>
              <w:t>是一个融合了多变量信息的</w:t>
            </w:r>
            <w:r w:rsidRPr="002331DD">
              <w:rPr>
                <w:rFonts w:hint="eastAsia"/>
              </w:rPr>
              <w:t>2D</w:t>
            </w:r>
            <w:r w:rsidRPr="002331DD">
              <w:rPr>
                <w:rFonts w:hint="eastAsia"/>
              </w:rPr>
              <w:t>特征图。</w:t>
            </w:r>
          </w:p>
          <w:p w14:paraId="17BCCCAB" w14:textId="7B72D731" w:rsidR="001E3113" w:rsidRPr="002331DD" w:rsidRDefault="001E3113" w:rsidP="00361F77">
            <w:pPr>
              <w:ind w:firstLine="420"/>
            </w:pPr>
            <w:r w:rsidRPr="002331DD">
              <w:rPr>
                <w:rFonts w:hint="eastAsia"/>
              </w:rPr>
              <w:t>步骤</w:t>
            </w:r>
            <w:r w:rsidR="00990847" w:rsidRPr="002331DD">
              <w:rPr>
                <w:rFonts w:hint="eastAsia"/>
              </w:rPr>
              <w:t>三</w:t>
            </w:r>
            <w:r w:rsidRPr="002331DD">
              <w:rPr>
                <w:rFonts w:hint="eastAsia"/>
              </w:rPr>
              <w:t>：多周期特征融合</w:t>
            </w:r>
          </w:p>
          <w:p w14:paraId="41048A92" w14:textId="36548280" w:rsidR="001E3113" w:rsidRPr="002331DD" w:rsidRDefault="001E3113" w:rsidP="00361F77">
            <w:pPr>
              <w:ind w:firstLine="420"/>
            </w:pPr>
            <w:r w:rsidRPr="002331DD">
              <w:rPr>
                <w:rFonts w:hint="eastAsia"/>
              </w:rPr>
              <w:t>上述的两步卷积是针对</w:t>
            </w:r>
            <w:r w:rsidRPr="002331DD">
              <w:rPr>
                <w:rFonts w:hint="eastAsia"/>
              </w:rPr>
              <w:t>K</w:t>
            </w:r>
            <w:proofErr w:type="gramStart"/>
            <w:r w:rsidRPr="002331DD">
              <w:rPr>
                <w:rFonts w:hint="eastAsia"/>
              </w:rPr>
              <w:t>个</w:t>
            </w:r>
            <w:proofErr w:type="gramEnd"/>
            <w:r w:rsidRPr="002331DD">
              <w:rPr>
                <w:rFonts w:hint="eastAsia"/>
              </w:rPr>
              <w:t>周期来说的，在每一个由</w:t>
            </w:r>
            <w:r w:rsidRPr="002331DD">
              <w:rPr>
                <w:rFonts w:hint="eastAsia"/>
              </w:rPr>
              <w:t>FFT</w:t>
            </w:r>
            <w:r w:rsidRPr="002331DD">
              <w:rPr>
                <w:rFonts w:hint="eastAsia"/>
              </w:rPr>
              <w:t>获得的周期上都要进行以变量为通道的深度可分离卷积，最终得到的结果也是某一周期下的特征图，需要将不同周期间的信息融合，同时要考虑周期间的重要性。这可以通过</w:t>
            </w:r>
            <w:r w:rsidRPr="002331DD">
              <w:rPr>
                <w:rFonts w:hint="eastAsia"/>
              </w:rPr>
              <w:t>FFT</w:t>
            </w:r>
            <w:r w:rsidRPr="002331DD">
              <w:rPr>
                <w:rFonts w:hint="eastAsia"/>
              </w:rPr>
              <w:t>的结果实现，振幅</w:t>
            </w:r>
            <w:r w:rsidRPr="002331DD">
              <w:rPr>
                <w:rFonts w:hint="eastAsia"/>
              </w:rPr>
              <w:t xml:space="preserve"> </w:t>
            </w:r>
            <m:oMath>
              <m:r>
                <w:rPr>
                  <w:rFonts w:ascii="Cambria Math" w:hAnsi="Cambria Math" w:cs="Cambria Math"/>
                </w:rPr>
                <m:t>A</m:t>
              </m:r>
            </m:oMath>
            <w:r w:rsidRPr="002331DD">
              <w:rPr>
                <w:rFonts w:hint="eastAsia"/>
              </w:rPr>
              <w:t xml:space="preserve"> </w:t>
            </w:r>
            <w:r w:rsidRPr="002331DD">
              <w:rPr>
                <w:rFonts w:hint="eastAsia"/>
              </w:rPr>
              <w:t>可以反映所选频率和时段的相对重要性，从而对应于每个变换的</w:t>
            </w:r>
            <w:r w:rsidRPr="002331DD">
              <w:rPr>
                <w:rFonts w:hint="eastAsia"/>
              </w:rPr>
              <w:t xml:space="preserve"> 2D </w:t>
            </w:r>
            <w:r w:rsidRPr="002331DD">
              <w:rPr>
                <w:rFonts w:hint="eastAsia"/>
              </w:rPr>
              <w:t>张量的重要性。因此，我们根据振幅来聚合</w:t>
            </w:r>
            <w:r w:rsidRPr="002331DD">
              <w:rPr>
                <w:rFonts w:hint="eastAsia"/>
              </w:rPr>
              <w:t xml:space="preserve"> 1D </w:t>
            </w:r>
            <w:r w:rsidRPr="002331DD">
              <w:rPr>
                <w:rFonts w:hint="eastAsia"/>
              </w:rPr>
              <w:t>表示，当然在使用这个权重之前，需要先将卷积后的结果按照之前得到的</w:t>
            </w:r>
            <m:oMath>
              <m:sSub>
                <m:sSubPr>
                  <m:ctrlPr>
                    <w:rPr>
                      <w:rFonts w:ascii="Cambria Math" w:hAnsi="Cambria Math"/>
                      <w:i/>
                    </w:rPr>
                  </m:ctrlPr>
                </m:sSubPr>
                <m:e>
                  <m:r>
                    <w:rPr>
                      <w:rFonts w:ascii="Cambria Math" w:hAnsi="Cambria Math" w:hint="eastAsia"/>
                    </w:rPr>
                    <m:t>f</m:t>
                  </m:r>
                </m:e>
                <m:sub>
                  <m:r>
                    <w:rPr>
                      <w:rFonts w:ascii="Cambria Math" w:hAnsi="Cambria Math"/>
                    </w:rPr>
                    <m:t>i</m:t>
                  </m:r>
                </m:sub>
              </m:sSub>
              <m:r>
                <w:rPr>
                  <w:rFonts w:ascii="Cambria Math" w:hAnsi="Cambria Math"/>
                </w:rPr>
                <m:t xml:space="preserve"> </m:t>
              </m:r>
            </m:oMath>
            <w:r w:rsidRPr="002331DD">
              <w:rPr>
                <w:rFonts w:hint="eastAsia"/>
              </w:rPr>
              <w:t>和</w:t>
            </w:r>
            <w:r w:rsidRPr="002331DD">
              <w:rPr>
                <w:rFonts w:hint="eastAsia"/>
              </w:rPr>
              <w:t xml:space="preserve"> </w:t>
            </w:r>
            <m:oMath>
              <m:sSub>
                <m:sSubPr>
                  <m:ctrlPr>
                    <w:rPr>
                      <w:rFonts w:ascii="Cambria Math" w:hAnsi="Cambria Math"/>
                      <w:i/>
                    </w:rPr>
                  </m:ctrlPr>
                </m:sSubPr>
                <m:e>
                  <m:r>
                    <w:rPr>
                      <w:rFonts w:ascii="Cambria Math" w:hAnsi="Cambria Math" w:hint="eastAsia"/>
                    </w:rPr>
                    <m:t>p</m:t>
                  </m:r>
                </m:e>
                <m:sub>
                  <m:r>
                    <w:rPr>
                      <w:rFonts w:ascii="Cambria Math" w:hAnsi="Cambria Math"/>
                    </w:rPr>
                    <m:t>i</m:t>
                  </m:r>
                </m:sub>
              </m:sSub>
            </m:oMath>
            <w:r w:rsidRPr="002331DD">
              <w:rPr>
                <w:rFonts w:hint="eastAsia"/>
              </w:rPr>
              <w:t>展平：</w:t>
            </w:r>
          </w:p>
          <w:p w14:paraId="6644E3B2" w14:textId="16FF7314" w:rsidR="001E3113" w:rsidRPr="002331DD" w:rsidRDefault="00000000" w:rsidP="00361F77">
            <w:pPr>
              <w:pStyle w:val="afe"/>
              <w:ind w:firstLine="420"/>
            </w:pPr>
            <m:oMathPara>
              <m:oMath>
                <m:eqArr>
                  <m:eqArrPr>
                    <m:maxDist m:val="1"/>
                    <m:ctrlPr/>
                  </m:eqArrPr>
                  <m:e>
                    <m:sSubSup>
                      <m:sSubSupPr>
                        <m:ctrlPr/>
                      </m:sSubSupPr>
                      <m:e>
                        <m:r>
                          <m:rPr>
                            <m:scr m:val="script"/>
                          </m:rPr>
                          <m:t>X</m:t>
                        </m:r>
                      </m:e>
                      <m:sub>
                        <m:r>
                          <m:t>m</m:t>
                        </m:r>
                      </m:sub>
                      <m:sup>
                        <m:r>
                          <m:t>l</m:t>
                        </m:r>
                      </m:sup>
                    </m:sSubSup>
                    <m:r>
                      <m:t>=</m:t>
                    </m:r>
                    <m:sSub>
                      <m:sSubPr>
                        <m:ctrlPr/>
                      </m:sSubPr>
                      <m:e>
                        <m:r>
                          <m:t>Reshape</m:t>
                        </m:r>
                      </m:e>
                      <m:sub>
                        <m:sSub>
                          <m:sSubPr>
                            <m:ctrlPr/>
                          </m:sSubPr>
                          <m:e>
                            <m:r>
                              <w:rPr>
                                <w:rFonts w:hint="eastAsia"/>
                              </w:rPr>
                              <m:t>f</m:t>
                            </m:r>
                          </m:e>
                          <m:sub>
                            <m:r>
                              <m:t>i</m:t>
                            </m:r>
                          </m:sub>
                        </m:sSub>
                        <m:r>
                          <m:t>,</m:t>
                        </m:r>
                        <m:sSub>
                          <m:sSubPr>
                            <m:ctrlPr/>
                          </m:sSubPr>
                          <m:e>
                            <m:r>
                              <w:rPr>
                                <w:rFonts w:hint="eastAsia"/>
                              </w:rPr>
                              <m:t>p</m:t>
                            </m:r>
                          </m:e>
                          <m:sub>
                            <m:r>
                              <m:t>i</m:t>
                            </m:r>
                          </m:sub>
                        </m:sSub>
                      </m:sub>
                    </m:sSub>
                    <m:d>
                      <m:dPr>
                        <m:ctrlPr/>
                      </m:dPr>
                      <m:e>
                        <m:sSub>
                          <m:sSubPr>
                            <m:ctrlPr/>
                          </m:sSubPr>
                          <m:e>
                            <m:r>
                              <m:t>Y</m:t>
                            </m:r>
                          </m:e>
                          <m:sub>
                            <m:r>
                              <m:t>mk</m:t>
                            </m:r>
                          </m:sub>
                        </m:sSub>
                      </m:e>
                    </m:d>
                    <m:r>
                      <m:t xml:space="preserve"> ,   </m:t>
                    </m:r>
                    <m:r>
                      <w:rPr>
                        <w:rFonts w:hint="eastAsia"/>
                      </w:rPr>
                      <m:t>i</m:t>
                    </m:r>
                    <m:r>
                      <m:t>=1,</m:t>
                    </m:r>
                    <m:r>
                      <w:rPr>
                        <w:rFonts w:hint="eastAsia"/>
                      </w:rPr>
                      <m:t>…</m:t>
                    </m:r>
                    <m:r>
                      <m:t>,K#</m:t>
                    </m:r>
                    <m:d>
                      <m:dPr>
                        <m:begChr m:val="（"/>
                        <m:endChr m:val="）"/>
                        <m:ctrlPr/>
                      </m:dPr>
                      <m:e>
                        <m:r>
                          <m:t>8</m:t>
                        </m:r>
                      </m:e>
                    </m:d>
                  </m:e>
                </m:eqArr>
              </m:oMath>
            </m:oMathPara>
          </w:p>
          <w:p w14:paraId="7BE009A3" w14:textId="061151E0" w:rsidR="001E3113" w:rsidRPr="002331DD" w:rsidRDefault="00000000" w:rsidP="00361F77">
            <w:pPr>
              <w:pStyle w:val="afe"/>
              <w:ind w:firstLine="420"/>
            </w:pPr>
            <m:oMathPara>
              <m:oMath>
                <m:eqArr>
                  <m:eqArrPr>
                    <m:maxDist m:val="1"/>
                    <m:ctrlPr/>
                  </m:eqArrPr>
                  <m:e>
                    <m:sSubSup>
                      <m:sSubSupPr>
                        <m:ctrlPr/>
                      </m:sSubSupPr>
                      <m:e>
                        <m:d>
                          <m:dPr>
                            <m:begChr m:val="{"/>
                            <m:endChr m:val="}"/>
                            <m:ctrlPr/>
                          </m:dPr>
                          <m:e>
                            <m:sSub>
                              <m:sSubPr>
                                <m:ctrlPr/>
                              </m:sSubPr>
                              <m:e>
                                <m:acc>
                                  <m:accPr>
                                    <m:ctrlPr/>
                                  </m:accPr>
                                  <m:e>
                                    <m:r>
                                      <m:t>A</m:t>
                                    </m:r>
                                  </m:e>
                                </m:acc>
                              </m:e>
                              <m:sub>
                                <m:sSub>
                                  <m:sSubPr>
                                    <m:ctrlPr/>
                                  </m:sSubPr>
                                  <m:e>
                                    <m:r>
                                      <w:rPr>
                                        <w:rFonts w:hint="eastAsia"/>
                                      </w:rPr>
                                      <m:t>f</m:t>
                                    </m:r>
                                  </m:e>
                                  <m:sub>
                                    <m:r>
                                      <w:rPr>
                                        <w:rFonts w:hint="eastAsia"/>
                                      </w:rPr>
                                      <m:t>k</m:t>
                                    </m:r>
                                  </m:sub>
                                </m:sSub>
                              </m:sub>
                            </m:sSub>
                          </m:e>
                        </m:d>
                      </m:e>
                      <m:sub>
                        <m:r>
                          <m:t>k=1</m:t>
                        </m:r>
                      </m:sub>
                      <m:sup>
                        <m:r>
                          <m:t>K</m:t>
                        </m:r>
                      </m:sup>
                    </m:sSubSup>
                    <m:r>
                      <m:t>=Softmax</m:t>
                    </m:r>
                    <m:d>
                      <m:dPr>
                        <m:ctrlPr/>
                      </m:dPr>
                      <m:e>
                        <m:sSubSup>
                          <m:sSubSupPr>
                            <m:ctrlPr/>
                          </m:sSubSupPr>
                          <m:e>
                            <m:d>
                              <m:dPr>
                                <m:begChr m:val="{"/>
                                <m:endChr m:val="}"/>
                                <m:ctrlPr/>
                              </m:dPr>
                              <m:e>
                                <m:sSub>
                                  <m:sSubPr>
                                    <m:ctrlPr/>
                                  </m:sSubPr>
                                  <m:e>
                                    <m:acc>
                                      <m:accPr>
                                        <m:ctrlPr/>
                                      </m:accPr>
                                      <m:e>
                                        <m:r>
                                          <m:t>A</m:t>
                                        </m:r>
                                      </m:e>
                                    </m:acc>
                                  </m:e>
                                  <m:sub>
                                    <m:sSub>
                                      <m:sSubPr>
                                        <m:ctrlPr/>
                                      </m:sSubPr>
                                      <m:e>
                                        <m:r>
                                          <w:rPr>
                                            <w:rFonts w:hint="eastAsia"/>
                                          </w:rPr>
                                          <m:t>f</m:t>
                                        </m:r>
                                      </m:e>
                                      <m:sub>
                                        <m:r>
                                          <w:rPr>
                                            <w:rFonts w:hint="eastAsia"/>
                                          </w:rPr>
                                          <m:t>k</m:t>
                                        </m:r>
                                      </m:sub>
                                    </m:sSub>
                                  </m:sub>
                                </m:sSub>
                              </m:e>
                            </m:d>
                          </m:e>
                          <m:sub>
                            <m:r>
                              <m:t>k=1</m:t>
                            </m:r>
                          </m:sub>
                          <m:sup>
                            <m:r>
                              <m:t>K</m:t>
                            </m:r>
                          </m:sup>
                        </m:sSubSup>
                      </m:e>
                    </m:d>
                    <m:r>
                      <m:t>#</m:t>
                    </m:r>
                    <m:d>
                      <m:dPr>
                        <m:ctrlPr/>
                      </m:dPr>
                      <m:e>
                        <m:r>
                          <m:t>9</m:t>
                        </m:r>
                      </m:e>
                    </m:d>
                  </m:e>
                </m:eqArr>
              </m:oMath>
            </m:oMathPara>
          </w:p>
          <w:p w14:paraId="5CDEBA95" w14:textId="40A43313" w:rsidR="001E3113" w:rsidRPr="002331DD" w:rsidRDefault="00000000" w:rsidP="00361F77">
            <w:pPr>
              <w:pStyle w:val="afe"/>
              <w:ind w:firstLine="420"/>
            </w:pPr>
            <m:oMathPara>
              <m:oMath>
                <m:eqArr>
                  <m:eqArrPr>
                    <m:maxDist m:val="1"/>
                    <m:ctrlPr/>
                  </m:eqArrPr>
                  <m:e>
                    <m:sSubSup>
                      <m:sSubSupPr>
                        <m:ctrlPr>
                          <w:rPr>
                            <w:rFonts w:cs="Cambria Math"/>
                          </w:rPr>
                        </m:ctrlPr>
                      </m:sSubSupPr>
                      <m:e>
                        <m:r>
                          <w:rPr>
                            <w:rFonts w:cs="Cambria Math"/>
                          </w:rPr>
                          <m:t>x</m:t>
                        </m:r>
                      </m:e>
                      <m:sub>
                        <m:r>
                          <w:rPr>
                            <w:rFonts w:hint="eastAsia"/>
                          </w:rPr>
                          <m:t>m</m:t>
                        </m:r>
                      </m:sub>
                      <m:sup>
                        <m:r>
                          <w:rPr>
                            <w:rFonts w:cs="Cambria Math"/>
                          </w:rPr>
                          <m:t>l</m:t>
                        </m:r>
                      </m:sup>
                    </m:sSubSup>
                    <m:r>
                      <w:rPr>
                        <w:rFonts w:cs="Cambria Math"/>
                      </w:rPr>
                      <m:t>=</m:t>
                    </m:r>
                    <m:nary>
                      <m:naryPr>
                        <m:chr m:val="∑"/>
                        <m:limLoc m:val="undOvr"/>
                        <m:ctrlPr>
                          <w:rPr>
                            <w:rFonts w:cs="Cambria Math"/>
                          </w:rPr>
                        </m:ctrlPr>
                      </m:naryPr>
                      <m:sub>
                        <m:r>
                          <w:rPr>
                            <w:rFonts w:cs="Cambria Math"/>
                          </w:rPr>
                          <m:t>k=1</m:t>
                        </m:r>
                      </m:sub>
                      <m:sup>
                        <m:r>
                          <w:rPr>
                            <w:rFonts w:cs="Cambria Math"/>
                          </w:rPr>
                          <m:t>K</m:t>
                        </m:r>
                      </m:sup>
                      <m:e>
                        <m:sSub>
                          <m:sSubPr>
                            <m:ctrlPr/>
                          </m:sSubPr>
                          <m:e>
                            <m:acc>
                              <m:accPr>
                                <m:ctrlPr/>
                              </m:accPr>
                              <m:e>
                                <m:r>
                                  <m:t>A</m:t>
                                </m:r>
                              </m:e>
                            </m:acc>
                          </m:e>
                          <m:sub>
                            <m:sSub>
                              <m:sSubPr>
                                <m:ctrlPr/>
                              </m:sSubPr>
                              <m:e>
                                <m:r>
                                  <w:rPr>
                                    <w:rFonts w:hint="eastAsia"/>
                                  </w:rPr>
                                  <m:t>f</m:t>
                                </m:r>
                              </m:e>
                              <m:sub>
                                <m:r>
                                  <w:rPr>
                                    <w:rFonts w:hint="eastAsia"/>
                                  </w:rPr>
                                  <m:t>k</m:t>
                                </m:r>
                              </m:sub>
                            </m:sSub>
                          </m:sub>
                        </m:sSub>
                        <m:r>
                          <m:t>∘</m:t>
                        </m:r>
                        <m:sSubSup>
                          <m:sSubSupPr>
                            <m:ctrlPr/>
                          </m:sSubSupPr>
                          <m:e>
                            <m:r>
                              <m:rPr>
                                <m:scr m:val="script"/>
                              </m:rPr>
                              <m:t>X</m:t>
                            </m:r>
                          </m:e>
                          <m:sub>
                            <m:r>
                              <m:t>m</m:t>
                            </m:r>
                          </m:sub>
                          <m:sup>
                            <m:r>
                              <m:t>l</m:t>
                            </m:r>
                          </m:sup>
                        </m:sSubSup>
                        <m:r>
                          <m:t xml:space="preserve"> ,  </m:t>
                        </m:r>
                      </m:e>
                    </m:nary>
                    <m:r>
                      <w:rPr>
                        <w:rFonts w:hint="eastAsia"/>
                      </w:rPr>
                      <m:t>m</m:t>
                    </m:r>
                    <m:r>
                      <m:t>=0,</m:t>
                    </m:r>
                    <m:r>
                      <w:rPr>
                        <w:rFonts w:hint="eastAsia"/>
                      </w:rPr>
                      <m:t>…</m:t>
                    </m:r>
                    <m:r>
                      <m:t>,M</m:t>
                    </m:r>
                    <m:r>
                      <w:rPr>
                        <w:rFonts w:cs="Cambria Math"/>
                      </w:rPr>
                      <m:t>#</m:t>
                    </m:r>
                    <m:d>
                      <m:dPr>
                        <m:ctrlPr/>
                      </m:dPr>
                      <m:e>
                        <m:r>
                          <m:t>10</m:t>
                        </m:r>
                      </m:e>
                    </m:d>
                    <m:ctrlPr>
                      <w:rPr>
                        <w:rFonts w:cs="Cambria Math"/>
                      </w:rPr>
                    </m:ctrlPr>
                  </m:e>
                </m:eqArr>
              </m:oMath>
            </m:oMathPara>
          </w:p>
          <w:p w14:paraId="67A8D672" w14:textId="2D7D9E60" w:rsidR="001E3113" w:rsidRPr="002331DD" w:rsidRDefault="001E3113" w:rsidP="00361F77">
            <w:pPr>
              <w:ind w:firstLine="420"/>
            </w:pPr>
            <w:r w:rsidRPr="002331DD">
              <w:rPr>
                <w:rFonts w:hint="eastAsia"/>
              </w:rPr>
              <w:t>其中</w:t>
            </w:r>
            <w:r w:rsidRPr="002331DD">
              <w:rPr>
                <w:rFonts w:hint="eastAsia"/>
              </w:rPr>
              <w:t xml:space="preserve"> </w:t>
            </w:r>
            <m:oMath>
              <m:r>
                <w:rPr>
                  <w:rFonts w:ascii="Cambria Math" w:hAnsi="Cambria Math"/>
                </w:rPr>
                <m:t>Softmax</m:t>
              </m:r>
            </m:oMath>
            <w:r w:rsidRPr="002331DD">
              <w:rPr>
                <w:rFonts w:hint="eastAsia"/>
              </w:rPr>
              <w:t xml:space="preserve"> </w:t>
            </w:r>
            <w:r w:rsidRPr="002331DD">
              <w:rPr>
                <w:rFonts w:hint="eastAsia"/>
              </w:rPr>
              <w:t>用于归一化权重，</w:t>
            </w:r>
            <m:oMath>
              <m:r>
                <w:rPr>
                  <w:rFonts w:ascii="Cambria Math" w:hAnsi="Cambria Math" w:cs="Cambria Math"/>
                </w:rPr>
                <m:t>∘</m:t>
              </m:r>
            </m:oMath>
            <w:r w:rsidRPr="002331DD">
              <w:rPr>
                <w:rFonts w:hint="eastAsia"/>
              </w:rPr>
              <w:t xml:space="preserve"> </w:t>
            </w:r>
            <w:r w:rsidRPr="002331DD">
              <w:rPr>
                <w:rFonts w:hint="eastAsia"/>
              </w:rPr>
              <w:t>表示逐元素乘法。</w:t>
            </w:r>
          </w:p>
          <w:p w14:paraId="1B9975CB" w14:textId="172C203F" w:rsidR="001E3113" w:rsidRPr="002331DD" w:rsidRDefault="001E3113" w:rsidP="00361F77">
            <w:pPr>
              <w:ind w:firstLine="420"/>
            </w:pPr>
            <w:r w:rsidRPr="002331DD">
              <w:t>步骤</w:t>
            </w:r>
            <w:r w:rsidR="00990847" w:rsidRPr="002331DD">
              <w:rPr>
                <w:rFonts w:hint="eastAsia"/>
              </w:rPr>
              <w:t>四</w:t>
            </w:r>
            <w:r w:rsidRPr="002331DD">
              <w:t>：</w:t>
            </w:r>
            <w:r w:rsidRPr="002331DD">
              <w:rPr>
                <w:rFonts w:hint="eastAsia"/>
              </w:rPr>
              <w:t>多尺度特征融合</w:t>
            </w:r>
          </w:p>
          <w:p w14:paraId="6948B846" w14:textId="4FAF2981" w:rsidR="001E3113" w:rsidRPr="002331DD" w:rsidRDefault="001E3113" w:rsidP="00361F77">
            <w:pPr>
              <w:ind w:firstLine="420"/>
            </w:pPr>
            <w:r w:rsidRPr="002331DD">
              <w:rPr>
                <w:rFonts w:hint="eastAsia"/>
              </w:rPr>
              <w:t>在经过上述多个模块后，我们获得了多尺度过去信息</w:t>
            </w:r>
            <w:r w:rsidRPr="002331DD">
              <w:rPr>
                <w:rFonts w:hint="eastAsia"/>
              </w:rPr>
              <w:t xml:space="preserve"> </w:t>
            </w:r>
            <m:oMath>
              <m:sSup>
                <m:sSupPr>
                  <m:ctrlPr>
                    <w:rPr>
                      <w:rFonts w:ascii="Cambria Math" w:hAnsi="Cambria Math"/>
                      <w:i/>
                    </w:rPr>
                  </m:ctrlPr>
                </m:sSupPr>
                <m:e>
                  <m:r>
                    <m:rPr>
                      <m:scr m:val="script"/>
                    </m:rPr>
                    <w:rPr>
                      <w:rFonts w:ascii="Cambria Math" w:hAnsi="Cambria Math"/>
                    </w:rPr>
                    <m:t>X</m:t>
                  </m:r>
                </m:e>
                <m:sup>
                  <m:r>
                    <w:rPr>
                      <w:rFonts w:ascii="Cambria Math" w:hAnsi="Cambria Math"/>
                    </w:rPr>
                    <m:t>L</m:t>
                  </m:r>
                </m:sup>
              </m:sSup>
              <m:r>
                <w:rPr>
                  <w:rFonts w:ascii="Cambria Math" w:hAnsi="Cambria Math"/>
                </w:rPr>
                <m:t>={</m:t>
              </m:r>
              <m:sSubSup>
                <m:sSubSupPr>
                  <m:ctrlPr>
                    <w:rPr>
                      <w:rFonts w:ascii="Cambria Math" w:hAnsi="Cambria Math" w:cs="Cambria Math"/>
                      <w:i/>
                    </w:rPr>
                  </m:ctrlPr>
                </m:sSubSupPr>
                <m:e>
                  <m:r>
                    <w:rPr>
                      <w:rFonts w:ascii="Cambria Math" w:hAnsi="Cambria Math" w:cs="Cambria Math"/>
                    </w:rPr>
                    <m:t>x</m:t>
                  </m:r>
                </m:e>
                <m:sub>
                  <m:r>
                    <w:rPr>
                      <w:rFonts w:ascii="Cambria Math" w:hAnsi="Cambria Math"/>
                    </w:rPr>
                    <m:t>0</m:t>
                  </m:r>
                </m:sub>
                <m:sup>
                  <m:r>
                    <w:rPr>
                      <w:rFonts w:ascii="Cambria Math" w:hAnsi="Cambria Math" w:cs="Cambria Math"/>
                    </w:rPr>
                    <m:t>l</m:t>
                  </m:r>
                </m:sup>
              </m:sSubSup>
              <m:r>
                <w:rPr>
                  <w:rFonts w:ascii="Cambria Math" w:hAnsi="Cambria Math"/>
                </w:rPr>
                <m:t>,...,</m:t>
              </m:r>
              <m:sSubSup>
                <m:sSubSupPr>
                  <m:ctrlPr>
                    <w:rPr>
                      <w:rFonts w:ascii="Cambria Math" w:hAnsi="Cambria Math" w:cs="Cambria Math"/>
                      <w:i/>
                    </w:rPr>
                  </m:ctrlPr>
                </m:sSubSupPr>
                <m:e>
                  <m:r>
                    <w:rPr>
                      <w:rFonts w:ascii="Cambria Math" w:hAnsi="Cambria Math" w:cs="Cambria Math"/>
                    </w:rPr>
                    <m:t>x</m:t>
                  </m:r>
                </m:e>
                <m:sub>
                  <m:r>
                    <w:rPr>
                      <w:rFonts w:ascii="Cambria Math" w:hAnsi="Cambria Math"/>
                    </w:rPr>
                    <m:t>M</m:t>
                  </m:r>
                </m:sub>
                <m:sup>
                  <m:r>
                    <w:rPr>
                      <w:rFonts w:ascii="Cambria Math" w:hAnsi="Cambria Math" w:cs="Cambria Math"/>
                    </w:rPr>
                    <m:t>l</m:t>
                  </m:r>
                </m:sup>
              </m:sSubSup>
              <m:r>
                <w:rPr>
                  <w:rFonts w:ascii="Cambria Math" w:hAnsi="Cambria Math"/>
                </w:rPr>
                <m:t>}</m:t>
              </m:r>
            </m:oMath>
            <w:r w:rsidRPr="002331DD">
              <w:rPr>
                <w:rFonts w:hint="eastAsia"/>
              </w:rPr>
              <w:t>。由于不同尺度的序列呈现出不同的主导变化，它们的预测也呈现出不同的能力。为了充分利用多尺度信息，我们提出从多尺度序列中聚合预测，表示为：</w:t>
            </w:r>
          </w:p>
          <w:p w14:paraId="25D232DE" w14:textId="7EB9D052" w:rsidR="001E3113" w:rsidRPr="002331DD" w:rsidRDefault="00000000" w:rsidP="00361F77">
            <w:pPr>
              <w:pStyle w:val="afe"/>
              <w:ind w:firstLine="420"/>
            </w:pPr>
            <m:oMathPara>
              <m:oMath>
                <m:eqArr>
                  <m:eqArrPr>
                    <m:maxDist m:val="1"/>
                    <m:ctrlPr/>
                  </m:eqArrPr>
                  <m:e>
                    <m:sSub>
                      <m:sSubPr>
                        <m:ctrlPr/>
                      </m:sSubPr>
                      <m:e>
                        <m:acc>
                          <m:accPr>
                            <m:ctrlPr/>
                          </m:accPr>
                          <m:e>
                            <m:r>
                              <m:t>x</m:t>
                            </m:r>
                          </m:e>
                        </m:acc>
                      </m:e>
                      <m:sub>
                        <m:r>
                          <m:t>m</m:t>
                        </m:r>
                      </m:sub>
                    </m:sSub>
                    <m:r>
                      <m:t>=</m:t>
                    </m:r>
                    <m:sSub>
                      <m:sSubPr>
                        <m:ctrlPr/>
                      </m:sSubPr>
                      <m:e>
                        <m:r>
                          <m:t>Head</m:t>
                        </m:r>
                      </m:e>
                      <m:sub>
                        <m:r>
                          <m:t>m</m:t>
                        </m:r>
                      </m:sub>
                    </m:sSub>
                    <m:d>
                      <m:dPr>
                        <m:ctrlPr/>
                      </m:dPr>
                      <m:e>
                        <m:sSubSup>
                          <m:sSubSupPr>
                            <m:ctrlPr>
                              <w:rPr>
                                <w:rFonts w:cs="Cambria Math"/>
                              </w:rPr>
                            </m:ctrlPr>
                          </m:sSubSupPr>
                          <m:e>
                            <m:r>
                              <w:rPr>
                                <w:rFonts w:cs="Cambria Math"/>
                              </w:rPr>
                              <m:t>x</m:t>
                            </m:r>
                          </m:e>
                          <m:sub>
                            <m:r>
                              <w:rPr>
                                <w:rFonts w:hint="eastAsia"/>
                              </w:rPr>
                              <m:t>m</m:t>
                            </m:r>
                          </m:sub>
                          <m:sup>
                            <m:r>
                              <w:rPr>
                                <w:rFonts w:cs="Cambria Math"/>
                              </w:rPr>
                              <m:t>L</m:t>
                            </m:r>
                          </m:sup>
                        </m:sSubSup>
                      </m:e>
                    </m:d>
                    <m:r>
                      <m:t>,</m:t>
                    </m:r>
                    <m:r>
                      <w:rPr>
                        <w:rFonts w:hint="eastAsia"/>
                      </w:rPr>
                      <m:t>m</m:t>
                    </m:r>
                    <m:r>
                      <m:t>=0,</m:t>
                    </m:r>
                    <m:r>
                      <w:rPr>
                        <w:rFonts w:hint="eastAsia"/>
                      </w:rPr>
                      <m:t>…</m:t>
                    </m:r>
                    <m:r>
                      <m:t>,M#</m:t>
                    </m:r>
                    <m:d>
                      <m:dPr>
                        <m:ctrlPr/>
                      </m:dPr>
                      <m:e>
                        <m:r>
                          <m:t>11</m:t>
                        </m:r>
                      </m:e>
                    </m:d>
                  </m:e>
                </m:eqArr>
              </m:oMath>
            </m:oMathPara>
          </w:p>
          <w:p w14:paraId="0BF63589" w14:textId="16EA6E2E" w:rsidR="001E3113" w:rsidRPr="002331DD" w:rsidRDefault="00000000" w:rsidP="00361F77">
            <w:pPr>
              <w:pStyle w:val="afe"/>
              <w:ind w:firstLine="420"/>
            </w:pPr>
            <m:oMathPara>
              <m:oMath>
                <m:eqArr>
                  <m:eqArrPr>
                    <m:maxDist m:val="1"/>
                    <m:ctrlPr/>
                  </m:eqArrPr>
                  <m:e>
                    <m:acc>
                      <m:accPr>
                        <m:ctrlPr/>
                      </m:accPr>
                      <m:e>
                        <m:r>
                          <m:t>x</m:t>
                        </m:r>
                      </m:e>
                    </m:acc>
                    <m:r>
                      <m:t>=</m:t>
                    </m:r>
                    <m:nary>
                      <m:naryPr>
                        <m:chr m:val="∑"/>
                        <m:limLoc m:val="undOvr"/>
                        <m:ctrlPr/>
                      </m:naryPr>
                      <m:sub>
                        <m:r>
                          <m:t>m=0</m:t>
                        </m:r>
                      </m:sub>
                      <m:sup>
                        <m:r>
                          <m:t>M</m:t>
                        </m:r>
                      </m:sup>
                      <m:e>
                        <m:sSub>
                          <m:sSubPr>
                            <m:ctrlPr/>
                          </m:sSubPr>
                          <m:e>
                            <m:acc>
                              <m:accPr>
                                <m:ctrlPr/>
                              </m:accPr>
                              <m:e>
                                <m:r>
                                  <m:t>x</m:t>
                                </m:r>
                              </m:e>
                            </m:acc>
                          </m:e>
                          <m:sub>
                            <m:r>
                              <m:t>m</m:t>
                            </m:r>
                          </m:sub>
                        </m:sSub>
                      </m:e>
                    </m:nary>
                    <m:r>
                      <m:t>#</m:t>
                    </m:r>
                    <m:d>
                      <m:dPr>
                        <m:ctrlPr/>
                      </m:dPr>
                      <m:e>
                        <m:r>
                          <m:t>12</m:t>
                        </m:r>
                      </m:e>
                    </m:d>
                  </m:e>
                </m:eqArr>
              </m:oMath>
            </m:oMathPara>
          </w:p>
          <w:p w14:paraId="0F5AD88C" w14:textId="0F7AF712" w:rsidR="00394FF8" w:rsidRPr="002331DD" w:rsidRDefault="001E3113" w:rsidP="009A0B18">
            <w:pPr>
              <w:ind w:firstLine="420"/>
            </w:pPr>
            <w:r w:rsidRPr="002331DD">
              <w:rPr>
                <w:rFonts w:hint="eastAsia"/>
              </w:rPr>
              <w:t>其中</w:t>
            </w:r>
            <w:r w:rsidRPr="002331DD">
              <w:rPr>
                <w:rFonts w:hint="eastAsi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m:t>
                  </m:r>
                </m:sub>
              </m:sSub>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r>
                    <w:rPr>
                      <w:rFonts w:ascii="Cambria Math" w:hAnsi="Cambria Math" w:hint="eastAsia"/>
                    </w:rPr>
                    <m:t xml:space="preserve"> </m:t>
                  </m:r>
                </m:e>
                <m:sup>
                  <m:r>
                    <w:rPr>
                      <w:rFonts w:ascii="Cambria Math" w:hAnsi="Cambria Math"/>
                    </w:rPr>
                    <m:t>H×C</m:t>
                  </m:r>
                </m:sup>
              </m:sSup>
            </m:oMath>
            <w:r w:rsidRPr="002331DD">
              <w:rPr>
                <w:rFonts w:hint="eastAsia"/>
              </w:rPr>
              <w:t xml:space="preserve"> </w:t>
            </w:r>
            <w:r w:rsidRPr="002331DD">
              <w:rPr>
                <w:rFonts w:hint="eastAsia"/>
              </w:rPr>
              <w:t>代表第</w:t>
            </w:r>
            <w:r w:rsidRPr="002331DD">
              <w:rPr>
                <w:rFonts w:hint="eastAsia"/>
              </w:rPr>
              <w:t xml:space="preserve"> </w:t>
            </w:r>
            <m:oMath>
              <m:r>
                <w:rPr>
                  <w:rFonts w:ascii="Cambria Math" w:hAnsi="Cambria Math" w:hint="eastAsia"/>
                </w:rPr>
                <m:t>m</m:t>
              </m:r>
            </m:oMath>
            <w:r w:rsidRPr="002331DD">
              <w:rPr>
                <w:rFonts w:hint="eastAsia"/>
              </w:rPr>
              <w:t xml:space="preserve"> </w:t>
            </w:r>
            <w:proofErr w:type="gramStart"/>
            <w:r w:rsidRPr="002331DD">
              <w:rPr>
                <w:rFonts w:hint="eastAsia"/>
              </w:rPr>
              <w:t>个</w:t>
            </w:r>
            <w:proofErr w:type="gramEnd"/>
            <w:r w:rsidRPr="002331DD">
              <w:rPr>
                <w:rFonts w:hint="eastAsia"/>
              </w:rPr>
              <w:t>尺度序列的未来预测，最终输出为</w:t>
            </w:r>
            <w:r w:rsidRPr="002331DD">
              <w:rPr>
                <w:rFonts w:hint="eastAsia"/>
              </w:rPr>
              <w:t xml:space="preserve"> </w:t>
            </w:r>
            <m:oMath>
              <m:acc>
                <m:accPr>
                  <m:ctrlPr>
                    <w:rPr>
                      <w:rFonts w:ascii="Cambria Math" w:hAnsi="Cambria Math"/>
                      <w:i/>
                    </w:rPr>
                  </m:ctrlPr>
                </m:accPr>
                <m:e>
                  <m:r>
                    <w:rPr>
                      <w:rFonts w:ascii="Cambria Math" w:hAnsi="Cambria Math"/>
                    </w:rPr>
                    <m:t>x</m:t>
                  </m:r>
                </m:e>
              </m:acc>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r>
                    <w:rPr>
                      <w:rFonts w:ascii="Cambria Math" w:hAnsi="Cambria Math" w:hint="eastAsia"/>
                    </w:rPr>
                    <m:t xml:space="preserve"> </m:t>
                  </m:r>
                </m:e>
                <m:sup>
                  <m:r>
                    <w:rPr>
                      <w:rFonts w:ascii="Cambria Math" w:hAnsi="Cambria Math"/>
                    </w:rPr>
                    <m:t>H×C</m:t>
                  </m:r>
                </m:sup>
              </m:sSup>
            </m:oMath>
            <w:r w:rsidRPr="002331DD">
              <w:rPr>
                <w:rFonts w:hint="eastAsia"/>
              </w:rPr>
              <w:t>，</w:t>
            </w:r>
            <m:oMath>
              <m:r>
                <w:rPr>
                  <w:rFonts w:ascii="Cambria Math" w:hAnsi="Cambria Math" w:hint="eastAsia"/>
                </w:rPr>
                <m:t>H</m:t>
              </m:r>
            </m:oMath>
            <w:r w:rsidRPr="002331DD">
              <w:rPr>
                <w:rFonts w:hint="eastAsia"/>
              </w:rPr>
              <w:t>代表要预测的时间步数，</w:t>
            </w:r>
            <m:oMath>
              <m:sSub>
                <m:sSubPr>
                  <m:ctrlPr>
                    <w:rPr>
                      <w:rFonts w:ascii="Cambria Math" w:hAnsi="Cambria Math"/>
                      <w:i/>
                    </w:rPr>
                  </m:ctrlPr>
                </m:sSubPr>
                <m:e>
                  <m:r>
                    <w:rPr>
                      <w:rFonts w:ascii="Cambria Math" w:hAnsi="Cambria Math"/>
                    </w:rPr>
                    <m:t>Head</m:t>
                  </m:r>
                </m:e>
                <m:sub>
                  <m:r>
                    <w:rPr>
                      <w:rFonts w:ascii="Cambria Math" w:hAnsi="Cambria Math"/>
                    </w:rPr>
                    <m:t>m</m:t>
                  </m:r>
                </m:sub>
              </m:sSub>
              <m:r>
                <w:rPr>
                  <w:rFonts w:ascii="Cambria Math" w:hAnsi="Cambria Math"/>
                </w:rPr>
                <m:t>(∙)</m:t>
              </m:r>
            </m:oMath>
            <w:r w:rsidRPr="002331DD">
              <w:rPr>
                <w:rFonts w:hint="eastAsia"/>
              </w:rPr>
              <w:t xml:space="preserve"> </w:t>
            </w:r>
            <w:r w:rsidRPr="002331DD">
              <w:rPr>
                <w:rFonts w:hint="eastAsia"/>
              </w:rPr>
              <w:t>表示第</w:t>
            </w:r>
            <w:r w:rsidRPr="002331DD">
              <w:rPr>
                <w:rFonts w:hint="eastAsia"/>
              </w:rPr>
              <w:t xml:space="preserve"> </w:t>
            </w:r>
            <m:oMath>
              <m:r>
                <w:rPr>
                  <w:rFonts w:ascii="Cambria Math" w:hAnsi="Cambria Math" w:hint="eastAsia"/>
                </w:rPr>
                <m:t>m</m:t>
              </m:r>
            </m:oMath>
            <w:r w:rsidRPr="002331DD">
              <w:rPr>
                <w:rFonts w:hint="eastAsia"/>
              </w:rPr>
              <w:t xml:space="preserve"> </w:t>
            </w:r>
            <w:proofErr w:type="gramStart"/>
            <w:r w:rsidRPr="002331DD">
              <w:rPr>
                <w:rFonts w:hint="eastAsia"/>
              </w:rPr>
              <w:t>个</w:t>
            </w:r>
            <w:proofErr w:type="gramEnd"/>
            <w:r w:rsidRPr="002331DD">
              <w:rPr>
                <w:rFonts w:hint="eastAsia"/>
              </w:rPr>
              <w:t>尺度序列的预测头，由线性层组成。</w:t>
            </w:r>
          </w:p>
        </w:tc>
      </w:tr>
      <w:tr w:rsidR="00394FF8" w:rsidRPr="002331DD" w14:paraId="0F5AD8F0" w14:textId="77777777">
        <w:trPr>
          <w:trHeight w:val="13457"/>
        </w:trPr>
        <w:tc>
          <w:tcPr>
            <w:tcW w:w="1135" w:type="dxa"/>
          </w:tcPr>
          <w:p w14:paraId="0F5AD88E" w14:textId="77777777" w:rsidR="00394FF8" w:rsidRPr="002331DD" w:rsidRDefault="0079093D">
            <w:pPr>
              <w:ind w:firstLine="420"/>
              <w:rPr>
                <w:szCs w:val="21"/>
              </w:rPr>
            </w:pPr>
            <w:r w:rsidRPr="002331DD">
              <w:rPr>
                <w:rFonts w:hint="eastAsia"/>
                <w:szCs w:val="21"/>
              </w:rPr>
              <w:lastRenderedPageBreak/>
              <w:t xml:space="preserve"> </w:t>
            </w:r>
          </w:p>
        </w:tc>
        <w:tc>
          <w:tcPr>
            <w:tcW w:w="9356" w:type="dxa"/>
          </w:tcPr>
          <w:p w14:paraId="0F5AD88F" w14:textId="77777777" w:rsidR="00394FF8" w:rsidRPr="002331DD" w:rsidRDefault="0079093D">
            <w:pPr>
              <w:pStyle w:val="afc"/>
              <w:numPr>
                <w:ilvl w:val="0"/>
                <w:numId w:val="6"/>
              </w:numPr>
              <w:ind w:firstLineChars="0"/>
              <w:rPr>
                <w:szCs w:val="21"/>
              </w:rPr>
            </w:pPr>
            <w:r w:rsidRPr="002331DD">
              <w:rPr>
                <w:rFonts w:hint="eastAsia"/>
                <w:szCs w:val="21"/>
              </w:rPr>
              <w:t>仿真实验</w:t>
            </w:r>
            <w:r w:rsidRPr="002331DD">
              <w:rPr>
                <w:szCs w:val="21"/>
              </w:rPr>
              <w:t>环境</w:t>
            </w:r>
            <w:r w:rsidRPr="002331DD">
              <w:rPr>
                <w:rFonts w:hint="eastAsia"/>
                <w:szCs w:val="21"/>
              </w:rPr>
              <w:t>描述（计算机硬件</w:t>
            </w:r>
            <w:r w:rsidRPr="002331DD">
              <w:rPr>
                <w:szCs w:val="21"/>
              </w:rPr>
              <w:t>配置</w:t>
            </w:r>
            <w:r w:rsidRPr="002331DD">
              <w:rPr>
                <w:rFonts w:hint="eastAsia"/>
                <w:szCs w:val="21"/>
              </w:rPr>
              <w:t>信息</w:t>
            </w:r>
            <w:r w:rsidRPr="002331DD">
              <w:rPr>
                <w:szCs w:val="21"/>
              </w:rPr>
              <w:t>、</w:t>
            </w:r>
            <w:r w:rsidRPr="002331DD">
              <w:rPr>
                <w:rFonts w:hint="eastAsia"/>
                <w:szCs w:val="21"/>
              </w:rPr>
              <w:t>算法编制语言和工具、实验运行次数</w:t>
            </w:r>
            <w:r w:rsidRPr="002331DD">
              <w:rPr>
                <w:szCs w:val="21"/>
              </w:rPr>
              <w:t>）</w:t>
            </w:r>
          </w:p>
          <w:p w14:paraId="0F5AD890" w14:textId="77777777" w:rsidR="00394FF8" w:rsidRPr="002331DD" w:rsidRDefault="0079093D">
            <w:pPr>
              <w:pStyle w:val="afc"/>
              <w:ind w:left="360" w:firstLineChars="0" w:firstLine="0"/>
              <w:rPr>
                <w:szCs w:val="21"/>
              </w:rPr>
            </w:pPr>
            <w:r w:rsidRPr="002331DD">
              <w:rPr>
                <w:rFonts w:hint="eastAsia"/>
                <w:szCs w:val="21"/>
              </w:rPr>
              <w:t>计算机配置信息：</w:t>
            </w:r>
            <w:r w:rsidRPr="002331DD">
              <w:rPr>
                <w:rFonts w:hint="eastAsia"/>
                <w:szCs w:val="21"/>
              </w:rPr>
              <w:t>Ubuntu 22.04</w:t>
            </w:r>
            <w:r w:rsidRPr="002331DD">
              <w:rPr>
                <w:szCs w:val="21"/>
              </w:rPr>
              <w:t>、</w:t>
            </w:r>
            <w:r w:rsidRPr="002331DD">
              <w:rPr>
                <w:rFonts w:hint="eastAsia"/>
                <w:szCs w:val="21"/>
              </w:rPr>
              <w:t>Intel(R) Xeon(R) Gold 6130 CPU@2.10GHz</w:t>
            </w:r>
            <w:r w:rsidRPr="002331DD">
              <w:rPr>
                <w:rFonts w:hint="eastAsia"/>
                <w:szCs w:val="21"/>
              </w:rPr>
              <w:t>、</w:t>
            </w:r>
            <w:r w:rsidRPr="002331DD">
              <w:t>M60</w:t>
            </w:r>
            <w:r w:rsidRPr="002331DD">
              <w:rPr>
                <w:rFonts w:hint="eastAsia"/>
              </w:rPr>
              <w:t xml:space="preserve"> GPU</w:t>
            </w:r>
            <w:r w:rsidRPr="002331DD">
              <w:rPr>
                <w:rFonts w:hint="eastAsia"/>
              </w:rPr>
              <w:t>、内存</w:t>
            </w:r>
            <w:r w:rsidRPr="002331DD">
              <w:rPr>
                <w:rFonts w:hint="eastAsia"/>
              </w:rPr>
              <w:t>440G</w:t>
            </w:r>
          </w:p>
          <w:p w14:paraId="0F5AD891" w14:textId="77777777" w:rsidR="00394FF8" w:rsidRPr="002331DD" w:rsidRDefault="0079093D">
            <w:pPr>
              <w:pStyle w:val="afc"/>
              <w:ind w:left="360" w:firstLineChars="0" w:firstLine="0"/>
              <w:rPr>
                <w:szCs w:val="21"/>
              </w:rPr>
            </w:pPr>
            <w:r w:rsidRPr="002331DD">
              <w:rPr>
                <w:rFonts w:hint="eastAsia"/>
                <w:szCs w:val="21"/>
              </w:rPr>
              <w:t>编程语言：</w:t>
            </w:r>
            <w:r w:rsidRPr="002331DD">
              <w:rPr>
                <w:rFonts w:hint="eastAsia"/>
                <w:szCs w:val="21"/>
              </w:rPr>
              <w:t>python</w:t>
            </w:r>
          </w:p>
          <w:p w14:paraId="0F5AD892" w14:textId="3FF1A37F" w:rsidR="00394FF8" w:rsidRPr="002331DD" w:rsidRDefault="0079093D">
            <w:pPr>
              <w:pStyle w:val="afc"/>
              <w:ind w:left="360" w:firstLineChars="0" w:firstLine="0"/>
              <w:rPr>
                <w:szCs w:val="21"/>
              </w:rPr>
            </w:pPr>
            <w:r w:rsidRPr="002331DD">
              <w:rPr>
                <w:rFonts w:hint="eastAsia"/>
                <w:szCs w:val="21"/>
              </w:rPr>
              <w:t>工具：</w:t>
            </w:r>
            <w:r w:rsidR="00866AF6" w:rsidRPr="002331DD">
              <w:rPr>
                <w:rFonts w:hint="eastAsia"/>
                <w:szCs w:val="21"/>
              </w:rPr>
              <w:t>Vscode</w:t>
            </w:r>
          </w:p>
          <w:p w14:paraId="0F5AD893" w14:textId="77777777" w:rsidR="00394FF8" w:rsidRPr="002331DD" w:rsidRDefault="0079093D">
            <w:pPr>
              <w:pStyle w:val="afc"/>
              <w:tabs>
                <w:tab w:val="left" w:pos="3210"/>
              </w:tabs>
              <w:ind w:left="360" w:firstLineChars="0" w:firstLine="0"/>
              <w:rPr>
                <w:szCs w:val="21"/>
              </w:rPr>
            </w:pPr>
            <w:r w:rsidRPr="002331DD">
              <w:rPr>
                <w:rFonts w:hint="eastAsia"/>
                <w:szCs w:val="21"/>
              </w:rPr>
              <w:t>实验运行次数：</w:t>
            </w:r>
            <w:r w:rsidRPr="002331DD">
              <w:rPr>
                <w:rFonts w:hint="eastAsia"/>
                <w:szCs w:val="21"/>
              </w:rPr>
              <w:t>1</w:t>
            </w:r>
            <w:r w:rsidRPr="002331DD">
              <w:rPr>
                <w:szCs w:val="21"/>
              </w:rPr>
              <w:t>0</w:t>
            </w:r>
            <w:r w:rsidRPr="002331DD">
              <w:rPr>
                <w:rFonts w:hint="eastAsia"/>
                <w:szCs w:val="21"/>
              </w:rPr>
              <w:t>次</w:t>
            </w:r>
          </w:p>
          <w:p w14:paraId="0F5AD894" w14:textId="77777777" w:rsidR="00394FF8" w:rsidRPr="002331DD" w:rsidRDefault="0079093D">
            <w:pPr>
              <w:pStyle w:val="afc"/>
              <w:numPr>
                <w:ilvl w:val="0"/>
                <w:numId w:val="6"/>
              </w:numPr>
              <w:ind w:firstLineChars="0"/>
              <w:rPr>
                <w:szCs w:val="21"/>
              </w:rPr>
            </w:pPr>
            <w:r w:rsidRPr="002331DD">
              <w:rPr>
                <w:rFonts w:hint="eastAsia"/>
                <w:szCs w:val="21"/>
              </w:rPr>
              <w:t>实验数据选择</w:t>
            </w:r>
            <w:r w:rsidRPr="002331DD">
              <w:rPr>
                <w:szCs w:val="21"/>
              </w:rPr>
              <w:t>（</w:t>
            </w:r>
            <w:r w:rsidRPr="002331DD">
              <w:rPr>
                <w:rFonts w:hint="eastAsia"/>
                <w:szCs w:val="21"/>
              </w:rPr>
              <w:t>包括人工</w:t>
            </w:r>
            <w:r w:rsidRPr="002331DD">
              <w:rPr>
                <w:szCs w:val="21"/>
              </w:rPr>
              <w:t>数据、真实数据、问题数据，</w:t>
            </w:r>
            <w:r w:rsidRPr="002331DD">
              <w:rPr>
                <w:rFonts w:hint="eastAsia"/>
                <w:szCs w:val="21"/>
              </w:rPr>
              <w:t>采用数量</w:t>
            </w:r>
            <w:r w:rsidRPr="002331DD">
              <w:rPr>
                <w:szCs w:val="21"/>
              </w:rPr>
              <w:t>从</w:t>
            </w:r>
            <w:r w:rsidRPr="002331DD">
              <w:rPr>
                <w:rFonts w:hint="eastAsia"/>
                <w:szCs w:val="21"/>
              </w:rPr>
              <w:t>少</w:t>
            </w:r>
            <w:r w:rsidRPr="002331DD">
              <w:rPr>
                <w:szCs w:val="21"/>
              </w:rPr>
              <w:t>到多、</w:t>
            </w:r>
            <w:r w:rsidRPr="002331DD">
              <w:rPr>
                <w:rFonts w:hint="eastAsia"/>
                <w:szCs w:val="21"/>
              </w:rPr>
              <w:t>分布从</w:t>
            </w:r>
            <w:r w:rsidRPr="002331DD">
              <w:rPr>
                <w:szCs w:val="21"/>
              </w:rPr>
              <w:t>简单到复杂</w:t>
            </w:r>
            <w:r w:rsidRPr="002331DD">
              <w:rPr>
                <w:rFonts w:hint="eastAsia"/>
                <w:szCs w:val="21"/>
              </w:rPr>
              <w:t>，</w:t>
            </w:r>
            <w:r w:rsidRPr="002331DD">
              <w:rPr>
                <w:szCs w:val="21"/>
              </w:rPr>
              <w:t>每个级别数据</w:t>
            </w:r>
            <w:r w:rsidRPr="002331DD">
              <w:rPr>
                <w:rFonts w:hint="eastAsia"/>
                <w:szCs w:val="21"/>
              </w:rPr>
              <w:t>由多个</w:t>
            </w:r>
            <w:r w:rsidRPr="002331DD">
              <w:rPr>
                <w:szCs w:val="21"/>
              </w:rPr>
              <w:t>样本</w:t>
            </w:r>
            <w:r w:rsidRPr="002331DD">
              <w:rPr>
                <w:rFonts w:hint="eastAsia"/>
                <w:szCs w:val="21"/>
              </w:rPr>
              <w:t>代表，</w:t>
            </w:r>
            <w:r w:rsidRPr="002331DD">
              <w:rPr>
                <w:szCs w:val="21"/>
              </w:rPr>
              <w:t>采用表格方式描述）</w:t>
            </w:r>
          </w:p>
          <w:p w14:paraId="0F5AD895" w14:textId="77777777" w:rsidR="00394FF8" w:rsidRPr="002331DD" w:rsidRDefault="0079093D">
            <w:pPr>
              <w:pStyle w:val="afc"/>
              <w:ind w:left="360" w:firstLineChars="0" w:firstLine="0"/>
              <w:rPr>
                <w:szCs w:val="21"/>
              </w:rPr>
            </w:pPr>
            <w:r w:rsidRPr="002331DD">
              <w:rPr>
                <w:rFonts w:hint="eastAsia"/>
                <w:szCs w:val="21"/>
              </w:rPr>
              <w:t>数据集：</w:t>
            </w:r>
          </w:p>
          <w:tbl>
            <w:tblPr>
              <w:tblStyle w:val="af4"/>
              <w:tblW w:w="7602" w:type="dxa"/>
              <w:jc w:val="center"/>
              <w:tblLayout w:type="fixed"/>
              <w:tblLook w:val="04A0" w:firstRow="1" w:lastRow="0" w:firstColumn="1" w:lastColumn="0" w:noHBand="0" w:noVBand="1"/>
            </w:tblPr>
            <w:tblGrid>
              <w:gridCol w:w="1510"/>
              <w:gridCol w:w="2314"/>
              <w:gridCol w:w="3778"/>
            </w:tblGrid>
            <w:tr w:rsidR="00394FF8" w:rsidRPr="002331DD" w14:paraId="0F5AD899" w14:textId="77777777">
              <w:trPr>
                <w:trHeight w:val="245"/>
                <w:jc w:val="center"/>
              </w:trPr>
              <w:tc>
                <w:tcPr>
                  <w:tcW w:w="1510" w:type="dxa"/>
                </w:tcPr>
                <w:p w14:paraId="0F5AD896" w14:textId="77777777" w:rsidR="00394FF8" w:rsidRPr="00FC3F10" w:rsidRDefault="0079093D">
                  <w:pPr>
                    <w:pStyle w:val="afc"/>
                    <w:ind w:firstLineChars="0" w:firstLine="0"/>
                    <w:jc w:val="center"/>
                    <w:rPr>
                      <w:szCs w:val="21"/>
                    </w:rPr>
                  </w:pPr>
                  <w:r w:rsidRPr="00FC3F10">
                    <w:rPr>
                      <w:rFonts w:hint="eastAsia"/>
                      <w:szCs w:val="21"/>
                    </w:rPr>
                    <w:t>数据集</w:t>
                  </w:r>
                </w:p>
              </w:tc>
              <w:tc>
                <w:tcPr>
                  <w:tcW w:w="2314" w:type="dxa"/>
                </w:tcPr>
                <w:p w14:paraId="0F5AD897" w14:textId="77777777" w:rsidR="00394FF8" w:rsidRPr="00FC3F10" w:rsidRDefault="0079093D">
                  <w:pPr>
                    <w:pStyle w:val="afc"/>
                    <w:ind w:firstLineChars="0" w:firstLine="0"/>
                    <w:jc w:val="center"/>
                    <w:rPr>
                      <w:szCs w:val="21"/>
                    </w:rPr>
                  </w:pPr>
                  <w:r w:rsidRPr="00FC3F10">
                    <w:rPr>
                      <w:rFonts w:hint="eastAsia"/>
                      <w:szCs w:val="21"/>
                    </w:rPr>
                    <w:t>数据量</w:t>
                  </w:r>
                </w:p>
              </w:tc>
              <w:tc>
                <w:tcPr>
                  <w:tcW w:w="3778" w:type="dxa"/>
                </w:tcPr>
                <w:p w14:paraId="0F5AD898" w14:textId="77777777" w:rsidR="00394FF8" w:rsidRPr="00FC3F10" w:rsidRDefault="0079093D">
                  <w:pPr>
                    <w:pStyle w:val="afc"/>
                    <w:ind w:firstLineChars="0" w:firstLine="0"/>
                    <w:jc w:val="center"/>
                    <w:rPr>
                      <w:szCs w:val="21"/>
                    </w:rPr>
                  </w:pPr>
                  <w:r w:rsidRPr="00FC3F10">
                    <w:rPr>
                      <w:rFonts w:hint="eastAsia"/>
                      <w:szCs w:val="21"/>
                    </w:rPr>
                    <w:t>备注</w:t>
                  </w:r>
                </w:p>
              </w:tc>
            </w:tr>
            <w:tr w:rsidR="00E0071C" w:rsidRPr="002331DD" w14:paraId="0F5AD89D" w14:textId="77777777" w:rsidTr="00DE0611">
              <w:trPr>
                <w:trHeight w:val="245"/>
                <w:jc w:val="center"/>
              </w:trPr>
              <w:tc>
                <w:tcPr>
                  <w:tcW w:w="1510" w:type="dxa"/>
                  <w:vAlign w:val="center"/>
                </w:tcPr>
                <w:p w14:paraId="0F5AD89A" w14:textId="6A61AD95" w:rsidR="00E0071C" w:rsidRPr="002331DD" w:rsidRDefault="00E0071C" w:rsidP="00E0071C">
                  <w:pPr>
                    <w:pStyle w:val="afc"/>
                    <w:ind w:firstLineChars="0" w:firstLine="0"/>
                    <w:jc w:val="center"/>
                    <w:rPr>
                      <w:color w:val="000000" w:themeColor="text1"/>
                      <w:szCs w:val="21"/>
                    </w:rPr>
                  </w:pPr>
                  <w:r w:rsidRPr="002331DD">
                    <w:rPr>
                      <w:rFonts w:hint="eastAsia"/>
                      <w:color w:val="000000" w:themeColor="text1"/>
                      <w:szCs w:val="21"/>
                    </w:rPr>
                    <w:t>EPF</w:t>
                  </w:r>
                </w:p>
              </w:tc>
              <w:tc>
                <w:tcPr>
                  <w:tcW w:w="2314" w:type="dxa"/>
                </w:tcPr>
                <w:p w14:paraId="0F5AD89B" w14:textId="404D2D1B" w:rsidR="00E0071C" w:rsidRPr="002331DD" w:rsidRDefault="00E0071C" w:rsidP="00E0071C">
                  <w:pPr>
                    <w:pStyle w:val="afc"/>
                    <w:ind w:firstLineChars="0" w:firstLine="0"/>
                    <w:jc w:val="center"/>
                    <w:rPr>
                      <w:szCs w:val="21"/>
                    </w:rPr>
                  </w:pPr>
                  <w:r w:rsidRPr="002331DD">
                    <w:rPr>
                      <w:rFonts w:hint="eastAsia"/>
                      <w:szCs w:val="21"/>
                    </w:rPr>
                    <w:t>31497</w:t>
                  </w:r>
                </w:p>
              </w:tc>
              <w:tc>
                <w:tcPr>
                  <w:tcW w:w="3778" w:type="dxa"/>
                  <w:vAlign w:val="center"/>
                </w:tcPr>
                <w:p w14:paraId="0F5AD89C" w14:textId="6BC847F0" w:rsidR="00E0071C" w:rsidRPr="002331DD" w:rsidRDefault="00E0071C" w:rsidP="00E0071C">
                  <w:pPr>
                    <w:pStyle w:val="afc"/>
                    <w:ind w:firstLineChars="0" w:firstLine="0"/>
                    <w:jc w:val="center"/>
                    <w:rPr>
                      <w:szCs w:val="21"/>
                    </w:rPr>
                  </w:pPr>
                  <w:r w:rsidRPr="002331DD">
                    <w:rPr>
                      <w:rFonts w:hint="eastAsia"/>
                      <w:szCs w:val="21"/>
                    </w:rPr>
                    <w:t>电价预测数据</w:t>
                  </w:r>
                </w:p>
              </w:tc>
            </w:tr>
            <w:tr w:rsidR="00E0071C" w:rsidRPr="002331DD" w14:paraId="5607940A" w14:textId="77777777" w:rsidTr="00DE0611">
              <w:trPr>
                <w:trHeight w:val="245"/>
                <w:jc w:val="center"/>
              </w:trPr>
              <w:tc>
                <w:tcPr>
                  <w:tcW w:w="1510" w:type="dxa"/>
                  <w:vAlign w:val="center"/>
                </w:tcPr>
                <w:p w14:paraId="251E062C" w14:textId="77777777" w:rsidR="00E0071C" w:rsidRPr="002331DD" w:rsidRDefault="00E0071C" w:rsidP="00E0071C">
                  <w:pPr>
                    <w:pStyle w:val="afc"/>
                    <w:ind w:firstLineChars="0" w:firstLine="0"/>
                    <w:jc w:val="center"/>
                    <w:rPr>
                      <w:color w:val="000000" w:themeColor="text1"/>
                      <w:szCs w:val="21"/>
                    </w:rPr>
                  </w:pPr>
                  <w:r w:rsidRPr="002331DD">
                    <w:rPr>
                      <w:rFonts w:hint="eastAsia"/>
                      <w:color w:val="000000" w:themeColor="text1"/>
                      <w:szCs w:val="21"/>
                    </w:rPr>
                    <w:t>Weather</w:t>
                  </w:r>
                </w:p>
              </w:tc>
              <w:tc>
                <w:tcPr>
                  <w:tcW w:w="2314" w:type="dxa"/>
                </w:tcPr>
                <w:p w14:paraId="0BDF9D6E" w14:textId="77777777" w:rsidR="00E0071C" w:rsidRPr="002331DD" w:rsidRDefault="00E0071C" w:rsidP="00E0071C">
                  <w:pPr>
                    <w:pStyle w:val="afc"/>
                    <w:ind w:firstLineChars="0" w:firstLine="0"/>
                    <w:jc w:val="center"/>
                    <w:rPr>
                      <w:szCs w:val="21"/>
                    </w:rPr>
                  </w:pPr>
                  <w:r w:rsidRPr="002331DD">
                    <w:rPr>
                      <w:rFonts w:hint="eastAsia"/>
                      <w:szCs w:val="21"/>
                    </w:rPr>
                    <w:t>52697</w:t>
                  </w:r>
                </w:p>
              </w:tc>
              <w:tc>
                <w:tcPr>
                  <w:tcW w:w="3778" w:type="dxa"/>
                  <w:vAlign w:val="center"/>
                </w:tcPr>
                <w:p w14:paraId="1CA73777" w14:textId="77777777" w:rsidR="00E0071C" w:rsidRPr="002331DD" w:rsidRDefault="00E0071C" w:rsidP="00E0071C">
                  <w:pPr>
                    <w:pStyle w:val="afc"/>
                    <w:ind w:firstLineChars="0" w:firstLine="0"/>
                    <w:jc w:val="center"/>
                    <w:rPr>
                      <w:szCs w:val="21"/>
                    </w:rPr>
                  </w:pPr>
                  <w:r w:rsidRPr="002331DD">
                    <w:rPr>
                      <w:rFonts w:hint="eastAsia"/>
                      <w:szCs w:val="21"/>
                    </w:rPr>
                    <w:t>天气预测数据</w:t>
                  </w:r>
                </w:p>
              </w:tc>
            </w:tr>
            <w:tr w:rsidR="00E0071C" w:rsidRPr="002331DD" w14:paraId="0F5AD8A1" w14:textId="77777777" w:rsidTr="00DE0611">
              <w:trPr>
                <w:trHeight w:val="257"/>
                <w:jc w:val="center"/>
              </w:trPr>
              <w:tc>
                <w:tcPr>
                  <w:tcW w:w="1510" w:type="dxa"/>
                  <w:vAlign w:val="center"/>
                </w:tcPr>
                <w:p w14:paraId="0F5AD89E" w14:textId="261B83A8" w:rsidR="00E0071C" w:rsidRPr="002331DD" w:rsidRDefault="00E0071C" w:rsidP="00E0071C">
                  <w:pPr>
                    <w:pStyle w:val="afc"/>
                    <w:ind w:firstLineChars="0" w:firstLine="0"/>
                    <w:jc w:val="center"/>
                    <w:rPr>
                      <w:color w:val="000000" w:themeColor="text1"/>
                      <w:szCs w:val="21"/>
                    </w:rPr>
                  </w:pPr>
                  <w:r w:rsidRPr="002331DD">
                    <w:rPr>
                      <w:rFonts w:hint="eastAsia"/>
                      <w:color w:val="000000" w:themeColor="text1"/>
                      <w:szCs w:val="21"/>
                    </w:rPr>
                    <w:t>ETT</w:t>
                  </w:r>
                </w:p>
              </w:tc>
              <w:tc>
                <w:tcPr>
                  <w:tcW w:w="2314" w:type="dxa"/>
                  <w:vAlign w:val="center"/>
                </w:tcPr>
                <w:p w14:paraId="0F5AD89F" w14:textId="08969DCD" w:rsidR="00E0071C" w:rsidRPr="002331DD" w:rsidRDefault="00E0071C" w:rsidP="00E0071C">
                  <w:pPr>
                    <w:pStyle w:val="afc"/>
                    <w:ind w:firstLineChars="0" w:firstLine="0"/>
                    <w:jc w:val="center"/>
                    <w:rPr>
                      <w:szCs w:val="21"/>
                    </w:rPr>
                  </w:pPr>
                  <w:r w:rsidRPr="002331DD">
                    <w:rPr>
                      <w:rFonts w:hint="eastAsia"/>
                      <w:szCs w:val="21"/>
                    </w:rPr>
                    <w:t>17421</w:t>
                  </w:r>
                </w:p>
              </w:tc>
              <w:tc>
                <w:tcPr>
                  <w:tcW w:w="3778" w:type="dxa"/>
                  <w:vAlign w:val="center"/>
                </w:tcPr>
                <w:p w14:paraId="0F5AD8A0" w14:textId="153065D1" w:rsidR="00E0071C" w:rsidRPr="002331DD" w:rsidRDefault="00E0071C" w:rsidP="00E0071C">
                  <w:pPr>
                    <w:pStyle w:val="afc"/>
                    <w:ind w:firstLineChars="0" w:firstLine="0"/>
                    <w:jc w:val="center"/>
                    <w:rPr>
                      <w:szCs w:val="21"/>
                    </w:rPr>
                  </w:pPr>
                  <w:r w:rsidRPr="002331DD">
                    <w:rPr>
                      <w:rFonts w:hint="eastAsia"/>
                      <w:szCs w:val="21"/>
                    </w:rPr>
                    <w:t>电力变压器的负载特征，由两个小时级数据集（</w:t>
                  </w:r>
                  <w:proofErr w:type="spellStart"/>
                  <w:r w:rsidRPr="002331DD">
                    <w:rPr>
                      <w:rFonts w:hint="eastAsia"/>
                      <w:szCs w:val="21"/>
                    </w:rPr>
                    <w:t>ETTh</w:t>
                  </w:r>
                  <w:proofErr w:type="spellEnd"/>
                  <w:r w:rsidRPr="002331DD">
                    <w:rPr>
                      <w:rFonts w:hint="eastAsia"/>
                      <w:szCs w:val="21"/>
                    </w:rPr>
                    <w:t>）和两个</w:t>
                  </w:r>
                  <w:r w:rsidRPr="002331DD">
                    <w:rPr>
                      <w:rFonts w:hint="eastAsia"/>
                      <w:szCs w:val="21"/>
                    </w:rPr>
                    <w:t xml:space="preserve"> 15 </w:t>
                  </w:r>
                  <w:r w:rsidRPr="002331DD">
                    <w:rPr>
                      <w:rFonts w:hint="eastAsia"/>
                      <w:szCs w:val="21"/>
                    </w:rPr>
                    <w:t>分钟级数据集（</w:t>
                  </w:r>
                  <w:proofErr w:type="spellStart"/>
                  <w:r w:rsidRPr="002331DD">
                    <w:rPr>
                      <w:rFonts w:hint="eastAsia"/>
                      <w:szCs w:val="21"/>
                    </w:rPr>
                    <w:t>ETTm</w:t>
                  </w:r>
                  <w:proofErr w:type="spellEnd"/>
                  <w:r w:rsidRPr="002331DD">
                    <w:rPr>
                      <w:rFonts w:hint="eastAsia"/>
                      <w:szCs w:val="21"/>
                    </w:rPr>
                    <w:t>）组成。</w:t>
                  </w:r>
                </w:p>
              </w:tc>
            </w:tr>
            <w:tr w:rsidR="00E0071C" w:rsidRPr="002331DD" w14:paraId="0F5AD8A5" w14:textId="77777777" w:rsidTr="00C046F8">
              <w:trPr>
                <w:trHeight w:val="245"/>
                <w:jc w:val="center"/>
              </w:trPr>
              <w:tc>
                <w:tcPr>
                  <w:tcW w:w="1510" w:type="dxa"/>
                  <w:vAlign w:val="center"/>
                </w:tcPr>
                <w:p w14:paraId="0F5AD8A2" w14:textId="7CBEBA12" w:rsidR="00E0071C" w:rsidRPr="002331DD" w:rsidRDefault="00E0071C" w:rsidP="00E0071C">
                  <w:pPr>
                    <w:pStyle w:val="afc"/>
                    <w:ind w:firstLineChars="0" w:firstLine="0"/>
                    <w:jc w:val="center"/>
                    <w:rPr>
                      <w:color w:val="000000" w:themeColor="text1"/>
                      <w:szCs w:val="21"/>
                    </w:rPr>
                  </w:pPr>
                  <w:r w:rsidRPr="002331DD">
                    <w:rPr>
                      <w:rFonts w:hint="eastAsia"/>
                      <w:color w:val="000000" w:themeColor="text1"/>
                      <w:szCs w:val="21"/>
                    </w:rPr>
                    <w:t>温室环境数据</w:t>
                  </w:r>
                </w:p>
              </w:tc>
              <w:tc>
                <w:tcPr>
                  <w:tcW w:w="2314" w:type="dxa"/>
                  <w:vAlign w:val="center"/>
                </w:tcPr>
                <w:p w14:paraId="0F5AD8A3" w14:textId="3BF538C1" w:rsidR="00E0071C" w:rsidRPr="002331DD" w:rsidRDefault="00E0071C" w:rsidP="00E0071C">
                  <w:pPr>
                    <w:pStyle w:val="afc"/>
                    <w:ind w:firstLineChars="0" w:firstLine="0"/>
                    <w:jc w:val="center"/>
                    <w:rPr>
                      <w:szCs w:val="21"/>
                    </w:rPr>
                  </w:pPr>
                  <w:r w:rsidRPr="002331DD">
                    <w:rPr>
                      <w:rFonts w:hint="eastAsia"/>
                      <w:szCs w:val="21"/>
                    </w:rPr>
                    <w:t>47809</w:t>
                  </w:r>
                  <w:r w:rsidRPr="002331DD">
                    <w:rPr>
                      <w:rFonts w:hint="eastAsia"/>
                      <w:szCs w:val="21"/>
                    </w:rPr>
                    <w:t>条时序数据</w:t>
                  </w:r>
                </w:p>
              </w:tc>
              <w:tc>
                <w:tcPr>
                  <w:tcW w:w="3778" w:type="dxa"/>
                  <w:vAlign w:val="center"/>
                </w:tcPr>
                <w:p w14:paraId="0F5AD8A4" w14:textId="498F1376" w:rsidR="00E0071C" w:rsidRPr="002331DD" w:rsidRDefault="00E0071C" w:rsidP="00E0071C">
                  <w:pPr>
                    <w:pStyle w:val="afc"/>
                    <w:ind w:firstLineChars="0" w:firstLine="0"/>
                    <w:jc w:val="center"/>
                    <w:rPr>
                      <w:szCs w:val="21"/>
                    </w:rPr>
                  </w:pPr>
                  <w:r w:rsidRPr="002331DD">
                    <w:rPr>
                      <w:rFonts w:hint="eastAsia"/>
                      <w:szCs w:val="21"/>
                    </w:rPr>
                    <w:t>包括温度、湿度以及温室中调控设备的数据</w:t>
                  </w:r>
                </w:p>
              </w:tc>
            </w:tr>
          </w:tbl>
          <w:p w14:paraId="0F5AD8AE" w14:textId="77777777" w:rsidR="00394FF8" w:rsidRPr="002331DD" w:rsidRDefault="0079093D">
            <w:pPr>
              <w:ind w:firstLine="420"/>
              <w:rPr>
                <w:color w:val="000000" w:themeColor="text1"/>
                <w:szCs w:val="21"/>
              </w:rPr>
            </w:pPr>
            <w:r w:rsidRPr="002331DD">
              <w:rPr>
                <w:color w:val="000000" w:themeColor="text1"/>
                <w:szCs w:val="21"/>
              </w:rPr>
              <w:t>针对每个数据集</w:t>
            </w:r>
            <w:r w:rsidRPr="002331DD">
              <w:rPr>
                <w:rFonts w:hint="eastAsia"/>
                <w:color w:val="000000" w:themeColor="text1"/>
                <w:szCs w:val="21"/>
              </w:rPr>
              <w:t>，</w:t>
            </w:r>
            <w:r w:rsidRPr="002331DD">
              <w:rPr>
                <w:color w:val="000000" w:themeColor="text1"/>
                <w:szCs w:val="21"/>
              </w:rPr>
              <w:t>我们随机</w:t>
            </w:r>
            <w:r w:rsidRPr="002331DD">
              <w:rPr>
                <w:rFonts w:hint="eastAsia"/>
                <w:color w:val="000000" w:themeColor="text1"/>
                <w:szCs w:val="21"/>
              </w:rPr>
              <w:t>划分</w:t>
            </w:r>
            <w:r w:rsidRPr="002331DD">
              <w:rPr>
                <w:color w:val="000000" w:themeColor="text1"/>
                <w:szCs w:val="21"/>
              </w:rPr>
              <w:t>12.5</w:t>
            </w:r>
            <w:r w:rsidRPr="002331DD">
              <w:rPr>
                <w:rFonts w:hint="eastAsia"/>
                <w:color w:val="000000" w:themeColor="text1"/>
                <w:szCs w:val="21"/>
              </w:rPr>
              <w:t>%</w:t>
            </w:r>
            <w:r w:rsidRPr="002331DD">
              <w:rPr>
                <w:color w:val="000000" w:themeColor="text1"/>
                <w:szCs w:val="21"/>
              </w:rPr>
              <w:t>样本数据作为测试样本</w:t>
            </w:r>
            <w:r w:rsidRPr="002331DD">
              <w:rPr>
                <w:rFonts w:hint="eastAsia"/>
                <w:color w:val="000000" w:themeColor="text1"/>
                <w:szCs w:val="21"/>
              </w:rPr>
              <w:t>，</w:t>
            </w:r>
            <w:r w:rsidRPr="002331DD">
              <w:rPr>
                <w:color w:val="000000" w:themeColor="text1"/>
                <w:szCs w:val="21"/>
              </w:rPr>
              <w:t>12.5</w:t>
            </w:r>
            <w:r w:rsidRPr="002331DD">
              <w:rPr>
                <w:rFonts w:hint="eastAsia"/>
                <w:color w:val="000000" w:themeColor="text1"/>
                <w:szCs w:val="21"/>
              </w:rPr>
              <w:t>%</w:t>
            </w:r>
            <w:r w:rsidRPr="002331DD">
              <w:rPr>
                <w:color w:val="000000" w:themeColor="text1"/>
                <w:szCs w:val="21"/>
              </w:rPr>
              <w:t>样本数据作为</w:t>
            </w:r>
            <w:r w:rsidRPr="002331DD">
              <w:rPr>
                <w:rFonts w:hint="eastAsia"/>
                <w:color w:val="000000" w:themeColor="text1"/>
                <w:szCs w:val="21"/>
              </w:rPr>
              <w:t>验证</w:t>
            </w:r>
            <w:r w:rsidRPr="002331DD">
              <w:rPr>
                <w:color w:val="000000" w:themeColor="text1"/>
                <w:szCs w:val="21"/>
              </w:rPr>
              <w:t>样本</w:t>
            </w:r>
            <w:r w:rsidRPr="002331DD">
              <w:rPr>
                <w:rFonts w:hint="eastAsia"/>
                <w:color w:val="000000" w:themeColor="text1"/>
                <w:szCs w:val="21"/>
              </w:rPr>
              <w:t>，</w:t>
            </w:r>
            <w:r w:rsidRPr="002331DD">
              <w:rPr>
                <w:rFonts w:hint="eastAsia"/>
                <w:color w:val="000000" w:themeColor="text1"/>
                <w:szCs w:val="21"/>
              </w:rPr>
              <w:t>7</w:t>
            </w:r>
            <w:r w:rsidRPr="002331DD">
              <w:rPr>
                <w:color w:val="000000" w:themeColor="text1"/>
                <w:szCs w:val="21"/>
              </w:rPr>
              <w:t>5</w:t>
            </w:r>
            <w:r w:rsidRPr="002331DD">
              <w:rPr>
                <w:rFonts w:hint="eastAsia"/>
                <w:color w:val="000000" w:themeColor="text1"/>
                <w:szCs w:val="21"/>
              </w:rPr>
              <w:t>%</w:t>
            </w:r>
            <w:r w:rsidRPr="002331DD">
              <w:rPr>
                <w:rFonts w:hint="eastAsia"/>
                <w:color w:val="000000" w:themeColor="text1"/>
                <w:szCs w:val="21"/>
              </w:rPr>
              <w:t>样本</w:t>
            </w:r>
            <w:r w:rsidRPr="002331DD">
              <w:rPr>
                <w:color w:val="000000" w:themeColor="text1"/>
                <w:szCs w:val="21"/>
              </w:rPr>
              <w:t>数据作为训练样本</w:t>
            </w:r>
            <w:r w:rsidRPr="002331DD">
              <w:rPr>
                <w:rFonts w:hint="eastAsia"/>
                <w:color w:val="000000" w:themeColor="text1"/>
                <w:szCs w:val="21"/>
              </w:rPr>
              <w:t>；</w:t>
            </w:r>
          </w:p>
          <w:p w14:paraId="0F5AD8AF" w14:textId="77777777" w:rsidR="00394FF8" w:rsidRPr="002331DD" w:rsidRDefault="0079093D">
            <w:pPr>
              <w:pStyle w:val="afc"/>
              <w:numPr>
                <w:ilvl w:val="0"/>
                <w:numId w:val="6"/>
              </w:numPr>
              <w:ind w:firstLineChars="0"/>
              <w:rPr>
                <w:szCs w:val="21"/>
              </w:rPr>
            </w:pPr>
            <w:r w:rsidRPr="002331DD">
              <w:rPr>
                <w:rFonts w:hint="eastAsia"/>
                <w:szCs w:val="21"/>
              </w:rPr>
              <w:t>对比</w:t>
            </w:r>
            <w:r w:rsidRPr="002331DD">
              <w:rPr>
                <w:szCs w:val="21"/>
              </w:rPr>
              <w:t>分析算法</w:t>
            </w:r>
            <w:r w:rsidRPr="002331DD">
              <w:rPr>
                <w:rFonts w:hint="eastAsia"/>
                <w:szCs w:val="21"/>
              </w:rPr>
              <w:t>选择</w:t>
            </w:r>
            <w:r w:rsidRPr="002331DD">
              <w:rPr>
                <w:szCs w:val="21"/>
              </w:rPr>
              <w:t>（</w:t>
            </w:r>
            <w:r w:rsidRPr="002331DD">
              <w:rPr>
                <w:rFonts w:hint="eastAsia"/>
                <w:szCs w:val="21"/>
              </w:rPr>
              <w:t>5</w:t>
            </w:r>
            <w:r w:rsidRPr="002331DD">
              <w:rPr>
                <w:rFonts w:hint="eastAsia"/>
                <w:szCs w:val="21"/>
              </w:rPr>
              <w:t>个</w:t>
            </w:r>
            <w:r w:rsidRPr="002331DD">
              <w:rPr>
                <w:szCs w:val="21"/>
              </w:rPr>
              <w:t>左右</w:t>
            </w:r>
            <w:r w:rsidRPr="002331DD">
              <w:rPr>
                <w:rFonts w:hint="eastAsia"/>
                <w:szCs w:val="21"/>
              </w:rPr>
              <w:t>，</w:t>
            </w:r>
            <w:r w:rsidRPr="002331DD">
              <w:rPr>
                <w:szCs w:val="21"/>
              </w:rPr>
              <w:t>采用表格方式描述</w:t>
            </w:r>
            <w:r w:rsidRPr="002331DD">
              <w:rPr>
                <w:rFonts w:hint="eastAsia"/>
                <w:szCs w:val="21"/>
              </w:rPr>
              <w:t>，不同算法</w:t>
            </w:r>
            <w:r w:rsidRPr="002331DD">
              <w:rPr>
                <w:szCs w:val="21"/>
              </w:rPr>
              <w:t>类型</w:t>
            </w:r>
            <w:r w:rsidRPr="002331DD">
              <w:rPr>
                <w:rFonts w:hint="eastAsia"/>
                <w:szCs w:val="21"/>
              </w:rPr>
              <w:t>，优先</w:t>
            </w:r>
            <w:r w:rsidRPr="002331DD">
              <w:rPr>
                <w:szCs w:val="21"/>
              </w:rPr>
              <w:t>考虑</w:t>
            </w:r>
            <w:r w:rsidRPr="002331DD">
              <w:rPr>
                <w:rFonts w:hint="eastAsia"/>
                <w:szCs w:val="21"/>
              </w:rPr>
              <w:t>三年</w:t>
            </w:r>
            <w:r w:rsidRPr="002331DD">
              <w:rPr>
                <w:szCs w:val="21"/>
              </w:rPr>
              <w:t>内</w:t>
            </w:r>
            <w:r w:rsidRPr="002331DD">
              <w:rPr>
                <w:rFonts w:hint="eastAsia"/>
                <w:szCs w:val="21"/>
              </w:rPr>
              <w:t>算法</w:t>
            </w:r>
            <w:r w:rsidRPr="002331DD">
              <w:rPr>
                <w:szCs w:val="21"/>
              </w:rPr>
              <w:t>、</w:t>
            </w:r>
            <w:r w:rsidRPr="002331DD">
              <w:rPr>
                <w:rFonts w:hint="eastAsia"/>
                <w:szCs w:val="21"/>
              </w:rPr>
              <w:t>优先</w:t>
            </w:r>
            <w:r w:rsidRPr="002331DD">
              <w:rPr>
                <w:szCs w:val="21"/>
              </w:rPr>
              <w:t>考虑</w:t>
            </w:r>
            <w:r w:rsidRPr="002331DD">
              <w:rPr>
                <w:rFonts w:hint="eastAsia"/>
                <w:szCs w:val="21"/>
              </w:rPr>
              <w:t>高</w:t>
            </w:r>
            <w:r w:rsidRPr="002331DD">
              <w:rPr>
                <w:szCs w:val="21"/>
              </w:rPr>
              <w:t>级别刊物和会议论文、</w:t>
            </w:r>
            <w:r w:rsidRPr="002331DD">
              <w:rPr>
                <w:rFonts w:hint="eastAsia"/>
                <w:szCs w:val="21"/>
              </w:rPr>
              <w:t>经典</w:t>
            </w:r>
            <w:r w:rsidRPr="002331DD">
              <w:rPr>
                <w:szCs w:val="21"/>
              </w:rPr>
              <w:t>算法不超过</w:t>
            </w:r>
            <w:r w:rsidRPr="002331DD">
              <w:rPr>
                <w:rFonts w:hint="eastAsia"/>
                <w:szCs w:val="21"/>
              </w:rPr>
              <w:t>2</w:t>
            </w:r>
            <w:r w:rsidRPr="002331DD">
              <w:rPr>
                <w:rFonts w:hint="eastAsia"/>
                <w:szCs w:val="21"/>
              </w:rPr>
              <w:t>个，</w:t>
            </w:r>
            <w:r w:rsidRPr="002331DD">
              <w:rPr>
                <w:szCs w:val="21"/>
              </w:rPr>
              <w:t>给出对比算法复杂</w:t>
            </w:r>
            <w:proofErr w:type="gramStart"/>
            <w:r w:rsidRPr="002331DD">
              <w:rPr>
                <w:szCs w:val="21"/>
              </w:rPr>
              <w:t>度分析</w:t>
            </w:r>
            <w:proofErr w:type="gramEnd"/>
            <w:r w:rsidRPr="002331DD">
              <w:rPr>
                <w:rFonts w:hint="eastAsia"/>
                <w:szCs w:val="21"/>
              </w:rPr>
              <w:t>结果</w:t>
            </w:r>
            <w:r w:rsidRPr="002331DD">
              <w:rPr>
                <w:szCs w:val="21"/>
              </w:rPr>
              <w:t>）</w:t>
            </w:r>
            <w:r w:rsidRPr="002331DD">
              <w:rPr>
                <w:rFonts w:hint="eastAsia"/>
                <w:szCs w:val="21"/>
              </w:rPr>
              <w:t>，表格信息包括算法名称、</w:t>
            </w:r>
            <w:r w:rsidRPr="002331DD">
              <w:rPr>
                <w:szCs w:val="21"/>
              </w:rPr>
              <w:t>论文年</w:t>
            </w:r>
            <w:r w:rsidRPr="002331DD">
              <w:rPr>
                <w:rFonts w:hint="eastAsia"/>
                <w:szCs w:val="21"/>
              </w:rPr>
              <w:t>代、</w:t>
            </w:r>
            <w:r w:rsidRPr="002331DD">
              <w:rPr>
                <w:szCs w:val="21"/>
              </w:rPr>
              <w:t>来源</w:t>
            </w:r>
            <w:r w:rsidRPr="002331DD">
              <w:rPr>
                <w:rFonts w:hint="eastAsia"/>
                <w:szCs w:val="21"/>
              </w:rPr>
              <w:t>刊物或会议</w:t>
            </w:r>
            <w:r w:rsidRPr="002331DD">
              <w:rPr>
                <w:szCs w:val="21"/>
              </w:rPr>
              <w:t>名称</w:t>
            </w:r>
            <w:r w:rsidRPr="002331DD">
              <w:rPr>
                <w:rFonts w:hint="eastAsia"/>
                <w:szCs w:val="21"/>
              </w:rPr>
              <w:t>、算法功能描述、存在</w:t>
            </w:r>
            <w:r w:rsidRPr="002331DD">
              <w:rPr>
                <w:szCs w:val="21"/>
              </w:rPr>
              <w:t>算法改造</w:t>
            </w:r>
            <w:r w:rsidRPr="002331DD">
              <w:rPr>
                <w:rFonts w:hint="eastAsia"/>
                <w:szCs w:val="21"/>
              </w:rPr>
              <w:t>给出改造</w:t>
            </w:r>
            <w:r w:rsidRPr="002331DD">
              <w:rPr>
                <w:szCs w:val="21"/>
              </w:rPr>
              <w:t>思路</w:t>
            </w:r>
          </w:p>
          <w:p w14:paraId="0F5AD8B0" w14:textId="77777777" w:rsidR="00394FF8" w:rsidRPr="002331DD" w:rsidRDefault="0079093D">
            <w:pPr>
              <w:pStyle w:val="afc"/>
              <w:ind w:left="360" w:firstLineChars="0" w:firstLine="0"/>
              <w:rPr>
                <w:szCs w:val="21"/>
              </w:rPr>
            </w:pPr>
            <w:r w:rsidRPr="002331DD">
              <w:rPr>
                <w:szCs w:val="21"/>
              </w:rPr>
              <w:t>B</w:t>
            </w:r>
            <w:r w:rsidRPr="002331DD">
              <w:rPr>
                <w:rFonts w:hint="eastAsia"/>
                <w:szCs w:val="21"/>
              </w:rPr>
              <w:t>ase</w:t>
            </w:r>
            <w:r w:rsidRPr="002331DD">
              <w:rPr>
                <w:szCs w:val="21"/>
              </w:rPr>
              <w:t>lines</w:t>
            </w:r>
            <w:r w:rsidRPr="002331DD">
              <w:rPr>
                <w:szCs w:val="21"/>
              </w:rPr>
              <w:t>：</w:t>
            </w:r>
          </w:p>
          <w:tbl>
            <w:tblPr>
              <w:tblStyle w:val="af4"/>
              <w:tblW w:w="866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91"/>
              <w:gridCol w:w="1200"/>
              <w:gridCol w:w="2486"/>
              <w:gridCol w:w="3686"/>
            </w:tblGrid>
            <w:tr w:rsidR="00394FF8" w:rsidRPr="002331DD" w14:paraId="0F5AD8B5" w14:textId="77777777">
              <w:trPr>
                <w:jc w:val="center"/>
              </w:trPr>
              <w:tc>
                <w:tcPr>
                  <w:tcW w:w="1291" w:type="dxa"/>
                  <w:vAlign w:val="center"/>
                </w:tcPr>
                <w:p w14:paraId="0F5AD8B1" w14:textId="77777777" w:rsidR="00394FF8" w:rsidRPr="002331DD" w:rsidRDefault="0079093D">
                  <w:pPr>
                    <w:pStyle w:val="afc"/>
                    <w:ind w:firstLineChars="0" w:firstLine="0"/>
                    <w:jc w:val="center"/>
                    <w:rPr>
                      <w:szCs w:val="21"/>
                    </w:rPr>
                  </w:pPr>
                  <w:r w:rsidRPr="002331DD">
                    <w:rPr>
                      <w:rFonts w:hint="eastAsia"/>
                      <w:szCs w:val="21"/>
                    </w:rPr>
                    <w:t>算法名</w:t>
                  </w:r>
                </w:p>
              </w:tc>
              <w:tc>
                <w:tcPr>
                  <w:tcW w:w="1200" w:type="dxa"/>
                  <w:vAlign w:val="center"/>
                </w:tcPr>
                <w:p w14:paraId="0F5AD8B2" w14:textId="77777777" w:rsidR="00394FF8" w:rsidRPr="002331DD" w:rsidRDefault="0079093D">
                  <w:pPr>
                    <w:pStyle w:val="afc"/>
                    <w:ind w:firstLineChars="0" w:firstLine="0"/>
                    <w:jc w:val="center"/>
                    <w:rPr>
                      <w:szCs w:val="21"/>
                    </w:rPr>
                  </w:pPr>
                  <w:r w:rsidRPr="002331DD">
                    <w:rPr>
                      <w:rFonts w:hint="eastAsia"/>
                      <w:szCs w:val="21"/>
                    </w:rPr>
                    <w:t>年份</w:t>
                  </w:r>
                </w:p>
              </w:tc>
              <w:tc>
                <w:tcPr>
                  <w:tcW w:w="2486" w:type="dxa"/>
                  <w:vAlign w:val="center"/>
                </w:tcPr>
                <w:p w14:paraId="0F5AD8B3" w14:textId="77777777" w:rsidR="00394FF8" w:rsidRPr="002331DD" w:rsidRDefault="0079093D">
                  <w:pPr>
                    <w:pStyle w:val="afc"/>
                    <w:ind w:firstLineChars="0" w:firstLine="0"/>
                    <w:jc w:val="center"/>
                    <w:rPr>
                      <w:szCs w:val="21"/>
                    </w:rPr>
                  </w:pPr>
                  <w:r w:rsidRPr="002331DD">
                    <w:rPr>
                      <w:rFonts w:hint="eastAsia"/>
                      <w:szCs w:val="21"/>
                    </w:rPr>
                    <w:t>刊物</w:t>
                  </w:r>
                  <w:r w:rsidRPr="002331DD">
                    <w:rPr>
                      <w:rFonts w:hint="eastAsia"/>
                      <w:szCs w:val="21"/>
                    </w:rPr>
                    <w:t>/</w:t>
                  </w:r>
                  <w:r w:rsidRPr="002331DD">
                    <w:rPr>
                      <w:rFonts w:hint="eastAsia"/>
                      <w:szCs w:val="21"/>
                    </w:rPr>
                    <w:t>会议</w:t>
                  </w:r>
                </w:p>
              </w:tc>
              <w:tc>
                <w:tcPr>
                  <w:tcW w:w="3686" w:type="dxa"/>
                  <w:vAlign w:val="center"/>
                </w:tcPr>
                <w:p w14:paraId="0F5AD8B4" w14:textId="77777777" w:rsidR="00394FF8" w:rsidRPr="002331DD" w:rsidRDefault="0079093D">
                  <w:pPr>
                    <w:pStyle w:val="afc"/>
                    <w:ind w:firstLineChars="0" w:firstLine="0"/>
                    <w:jc w:val="center"/>
                    <w:rPr>
                      <w:szCs w:val="21"/>
                    </w:rPr>
                  </w:pPr>
                  <w:r w:rsidRPr="002331DD">
                    <w:rPr>
                      <w:rFonts w:hint="eastAsia"/>
                      <w:szCs w:val="21"/>
                    </w:rPr>
                    <w:t>文献</w:t>
                  </w:r>
                </w:p>
              </w:tc>
            </w:tr>
            <w:tr w:rsidR="00394FF8" w:rsidRPr="002331DD" w14:paraId="0F5AD8BA" w14:textId="77777777">
              <w:trPr>
                <w:jc w:val="center"/>
              </w:trPr>
              <w:tc>
                <w:tcPr>
                  <w:tcW w:w="1291" w:type="dxa"/>
                  <w:vAlign w:val="center"/>
                </w:tcPr>
                <w:p w14:paraId="0F5AD8B6" w14:textId="1F8A410D" w:rsidR="00394FF8" w:rsidRPr="002331DD" w:rsidRDefault="008E4303">
                  <w:pPr>
                    <w:pStyle w:val="afc"/>
                    <w:ind w:firstLineChars="0" w:firstLine="0"/>
                    <w:jc w:val="center"/>
                    <w:rPr>
                      <w:szCs w:val="21"/>
                    </w:rPr>
                  </w:pPr>
                  <w:proofErr w:type="spellStart"/>
                  <w:r w:rsidRPr="002331DD">
                    <w:rPr>
                      <w:szCs w:val="21"/>
                    </w:rPr>
                    <w:t>Timesnet</w:t>
                  </w:r>
                  <w:proofErr w:type="spellEnd"/>
                </w:p>
              </w:tc>
              <w:tc>
                <w:tcPr>
                  <w:tcW w:w="1200" w:type="dxa"/>
                  <w:vAlign w:val="center"/>
                </w:tcPr>
                <w:p w14:paraId="0F5AD8B7" w14:textId="6CDFE0D6" w:rsidR="00394FF8" w:rsidRPr="002331DD" w:rsidRDefault="008E4303">
                  <w:pPr>
                    <w:pStyle w:val="afc"/>
                    <w:ind w:firstLineChars="0" w:firstLine="0"/>
                    <w:jc w:val="center"/>
                    <w:rPr>
                      <w:szCs w:val="21"/>
                    </w:rPr>
                  </w:pPr>
                  <w:r w:rsidRPr="002331DD">
                    <w:rPr>
                      <w:szCs w:val="21"/>
                    </w:rPr>
                    <w:t>202</w:t>
                  </w:r>
                  <w:r w:rsidRPr="002331DD">
                    <w:rPr>
                      <w:rFonts w:hint="eastAsia"/>
                      <w:szCs w:val="21"/>
                    </w:rPr>
                    <w:t>3</w:t>
                  </w:r>
                </w:p>
              </w:tc>
              <w:tc>
                <w:tcPr>
                  <w:tcW w:w="2486" w:type="dxa"/>
                  <w:vAlign w:val="center"/>
                </w:tcPr>
                <w:p w14:paraId="0F5AD8B8" w14:textId="48EFDBD6" w:rsidR="00394FF8" w:rsidRPr="002331DD" w:rsidRDefault="008E4303">
                  <w:pPr>
                    <w:pStyle w:val="afc"/>
                    <w:ind w:firstLineChars="0" w:firstLine="0"/>
                    <w:jc w:val="center"/>
                    <w:rPr>
                      <w:szCs w:val="21"/>
                    </w:rPr>
                  </w:pPr>
                  <w:r w:rsidRPr="002331DD">
                    <w:rPr>
                      <w:szCs w:val="21"/>
                    </w:rPr>
                    <w:t>The International Conference on Learning Representations</w:t>
                  </w:r>
                  <w:r w:rsidRPr="002331DD">
                    <w:rPr>
                      <w:rFonts w:hint="eastAsia"/>
                      <w:szCs w:val="21"/>
                    </w:rPr>
                    <w:t>(ICLR)</w:t>
                  </w:r>
                </w:p>
              </w:tc>
              <w:tc>
                <w:tcPr>
                  <w:tcW w:w="3686" w:type="dxa"/>
                  <w:vAlign w:val="center"/>
                </w:tcPr>
                <w:p w14:paraId="0F5AD8B9" w14:textId="5BC6BC38" w:rsidR="00394FF8" w:rsidRPr="002331DD" w:rsidRDefault="008E4303">
                  <w:pPr>
                    <w:pStyle w:val="afc"/>
                    <w:ind w:firstLineChars="0" w:firstLine="0"/>
                    <w:jc w:val="center"/>
                    <w:rPr>
                      <w:szCs w:val="21"/>
                    </w:rPr>
                  </w:pPr>
                  <w:r w:rsidRPr="002331DD">
                    <w:rPr>
                      <w:szCs w:val="21"/>
                    </w:rPr>
                    <w:t>Temporal 2d-variation modeling for general time series analysis</w:t>
                  </w:r>
                </w:p>
              </w:tc>
            </w:tr>
            <w:tr w:rsidR="00394FF8" w:rsidRPr="002331DD" w14:paraId="0F5AD8BF" w14:textId="77777777">
              <w:trPr>
                <w:trHeight w:val="368"/>
                <w:jc w:val="center"/>
              </w:trPr>
              <w:tc>
                <w:tcPr>
                  <w:tcW w:w="1291" w:type="dxa"/>
                  <w:vAlign w:val="center"/>
                </w:tcPr>
                <w:p w14:paraId="0F5AD8BB" w14:textId="6226BE90" w:rsidR="00394FF8" w:rsidRPr="002331DD" w:rsidRDefault="008E4303">
                  <w:pPr>
                    <w:pStyle w:val="afc"/>
                    <w:ind w:firstLineChars="0" w:firstLine="0"/>
                    <w:jc w:val="center"/>
                    <w:rPr>
                      <w:szCs w:val="21"/>
                    </w:rPr>
                  </w:pPr>
                  <w:proofErr w:type="spellStart"/>
                  <w:r w:rsidRPr="002331DD">
                    <w:rPr>
                      <w:szCs w:val="21"/>
                    </w:rPr>
                    <w:t>Timemixer</w:t>
                  </w:r>
                  <w:proofErr w:type="spellEnd"/>
                </w:p>
              </w:tc>
              <w:tc>
                <w:tcPr>
                  <w:tcW w:w="1200" w:type="dxa"/>
                  <w:vAlign w:val="center"/>
                </w:tcPr>
                <w:p w14:paraId="0F5AD8BC" w14:textId="77777777" w:rsidR="00394FF8" w:rsidRPr="002331DD" w:rsidRDefault="0079093D">
                  <w:pPr>
                    <w:pStyle w:val="afc"/>
                    <w:ind w:firstLineChars="0" w:firstLine="0"/>
                    <w:jc w:val="center"/>
                    <w:rPr>
                      <w:szCs w:val="21"/>
                    </w:rPr>
                  </w:pPr>
                  <w:r w:rsidRPr="002331DD">
                    <w:rPr>
                      <w:rFonts w:hint="eastAsia"/>
                      <w:szCs w:val="21"/>
                    </w:rPr>
                    <w:t>2</w:t>
                  </w:r>
                  <w:r w:rsidRPr="002331DD">
                    <w:rPr>
                      <w:szCs w:val="21"/>
                    </w:rPr>
                    <w:t>024</w:t>
                  </w:r>
                </w:p>
              </w:tc>
              <w:tc>
                <w:tcPr>
                  <w:tcW w:w="2486" w:type="dxa"/>
                  <w:vAlign w:val="center"/>
                </w:tcPr>
                <w:p w14:paraId="0F5AD8BD" w14:textId="48539109" w:rsidR="00394FF8" w:rsidRPr="002331DD" w:rsidRDefault="008E4303">
                  <w:pPr>
                    <w:pStyle w:val="afc"/>
                    <w:ind w:firstLineChars="0" w:firstLine="0"/>
                    <w:jc w:val="center"/>
                    <w:rPr>
                      <w:szCs w:val="21"/>
                    </w:rPr>
                  </w:pPr>
                  <w:r w:rsidRPr="002331DD">
                    <w:rPr>
                      <w:szCs w:val="21"/>
                    </w:rPr>
                    <w:t>The International Conference on Learning Representations</w:t>
                  </w:r>
                  <w:r w:rsidRPr="002331DD">
                    <w:rPr>
                      <w:rFonts w:hint="eastAsia"/>
                      <w:szCs w:val="21"/>
                    </w:rPr>
                    <w:t>(ICLR)</w:t>
                  </w:r>
                </w:p>
              </w:tc>
              <w:tc>
                <w:tcPr>
                  <w:tcW w:w="3686" w:type="dxa"/>
                  <w:vAlign w:val="center"/>
                </w:tcPr>
                <w:p w14:paraId="0F5AD8BE" w14:textId="34BDEADE" w:rsidR="00394FF8" w:rsidRPr="002331DD" w:rsidRDefault="008E4303">
                  <w:pPr>
                    <w:pStyle w:val="afc"/>
                    <w:ind w:firstLineChars="0" w:firstLine="0"/>
                    <w:jc w:val="center"/>
                    <w:rPr>
                      <w:szCs w:val="21"/>
                    </w:rPr>
                  </w:pPr>
                  <w:proofErr w:type="spellStart"/>
                  <w:r w:rsidRPr="002331DD">
                    <w:rPr>
                      <w:szCs w:val="21"/>
                    </w:rPr>
                    <w:t>TimeMixer</w:t>
                  </w:r>
                  <w:proofErr w:type="spellEnd"/>
                  <w:r w:rsidRPr="002331DD">
                    <w:rPr>
                      <w:szCs w:val="21"/>
                    </w:rPr>
                    <w:t>: Decomposable Multiscale Mixing for Time Series Forecasting</w:t>
                  </w:r>
                </w:p>
              </w:tc>
            </w:tr>
            <w:tr w:rsidR="00394FF8" w:rsidRPr="002331DD" w14:paraId="0F5AD8C4" w14:textId="77777777">
              <w:trPr>
                <w:trHeight w:val="368"/>
                <w:jc w:val="center"/>
              </w:trPr>
              <w:tc>
                <w:tcPr>
                  <w:tcW w:w="1291" w:type="dxa"/>
                  <w:vAlign w:val="center"/>
                </w:tcPr>
                <w:p w14:paraId="0F5AD8C0" w14:textId="138C05B5" w:rsidR="00394FF8" w:rsidRPr="002331DD" w:rsidRDefault="008E4303">
                  <w:pPr>
                    <w:pStyle w:val="afc"/>
                    <w:ind w:firstLineChars="0" w:firstLine="0"/>
                    <w:jc w:val="center"/>
                    <w:rPr>
                      <w:szCs w:val="21"/>
                    </w:rPr>
                  </w:pPr>
                  <w:r w:rsidRPr="002331DD">
                    <w:rPr>
                      <w:szCs w:val="21"/>
                    </w:rPr>
                    <w:t>iTransformer</w:t>
                  </w:r>
                </w:p>
              </w:tc>
              <w:tc>
                <w:tcPr>
                  <w:tcW w:w="1200" w:type="dxa"/>
                  <w:vAlign w:val="center"/>
                </w:tcPr>
                <w:p w14:paraId="0F5AD8C1" w14:textId="557A7D5D" w:rsidR="00394FF8" w:rsidRPr="002331DD" w:rsidRDefault="0079093D">
                  <w:pPr>
                    <w:pStyle w:val="afc"/>
                    <w:ind w:firstLineChars="0" w:firstLine="0"/>
                    <w:jc w:val="center"/>
                    <w:rPr>
                      <w:szCs w:val="21"/>
                    </w:rPr>
                  </w:pPr>
                  <w:r w:rsidRPr="002331DD">
                    <w:rPr>
                      <w:rFonts w:hint="eastAsia"/>
                      <w:szCs w:val="21"/>
                    </w:rPr>
                    <w:t>2</w:t>
                  </w:r>
                  <w:r w:rsidRPr="002331DD">
                    <w:rPr>
                      <w:szCs w:val="21"/>
                    </w:rPr>
                    <w:t>02</w:t>
                  </w:r>
                  <w:r w:rsidR="008E4303" w:rsidRPr="002331DD">
                    <w:rPr>
                      <w:rFonts w:hint="eastAsia"/>
                      <w:szCs w:val="21"/>
                    </w:rPr>
                    <w:t>4</w:t>
                  </w:r>
                </w:p>
              </w:tc>
              <w:tc>
                <w:tcPr>
                  <w:tcW w:w="2486" w:type="dxa"/>
                  <w:vAlign w:val="center"/>
                </w:tcPr>
                <w:p w14:paraId="0F5AD8C2" w14:textId="482539BD" w:rsidR="00394FF8" w:rsidRPr="002331DD" w:rsidRDefault="008E4303">
                  <w:pPr>
                    <w:pStyle w:val="afc"/>
                    <w:ind w:firstLineChars="0" w:firstLine="0"/>
                    <w:jc w:val="center"/>
                    <w:rPr>
                      <w:szCs w:val="21"/>
                    </w:rPr>
                  </w:pPr>
                  <w:r w:rsidRPr="002331DD">
                    <w:rPr>
                      <w:szCs w:val="21"/>
                    </w:rPr>
                    <w:t>The International Conference on Learning Representations</w:t>
                  </w:r>
                  <w:r w:rsidRPr="002331DD">
                    <w:rPr>
                      <w:rFonts w:hint="eastAsia"/>
                      <w:szCs w:val="21"/>
                    </w:rPr>
                    <w:t>(ICLR)</w:t>
                  </w:r>
                </w:p>
              </w:tc>
              <w:tc>
                <w:tcPr>
                  <w:tcW w:w="3686" w:type="dxa"/>
                  <w:vAlign w:val="center"/>
                </w:tcPr>
                <w:p w14:paraId="0F5AD8C3" w14:textId="1C5096E3" w:rsidR="00394FF8" w:rsidRPr="002331DD" w:rsidRDefault="008E4303">
                  <w:pPr>
                    <w:pStyle w:val="afc"/>
                    <w:ind w:firstLineChars="0" w:firstLine="0"/>
                    <w:jc w:val="center"/>
                    <w:rPr>
                      <w:szCs w:val="21"/>
                    </w:rPr>
                  </w:pPr>
                  <w:r w:rsidRPr="002331DD">
                    <w:rPr>
                      <w:szCs w:val="21"/>
                    </w:rPr>
                    <w:t>iTransformer: Inverted Transformers Are Effective for Time Series Forecasting</w:t>
                  </w:r>
                </w:p>
              </w:tc>
            </w:tr>
            <w:tr w:rsidR="00394FF8" w:rsidRPr="002331DD" w14:paraId="0F5AD8C9" w14:textId="77777777">
              <w:trPr>
                <w:trHeight w:val="368"/>
                <w:jc w:val="center"/>
              </w:trPr>
              <w:tc>
                <w:tcPr>
                  <w:tcW w:w="1291" w:type="dxa"/>
                  <w:vAlign w:val="center"/>
                </w:tcPr>
                <w:p w14:paraId="0F5AD8C5" w14:textId="26665671" w:rsidR="00394FF8" w:rsidRPr="002331DD" w:rsidRDefault="008E4303">
                  <w:pPr>
                    <w:pStyle w:val="afc"/>
                    <w:ind w:firstLineChars="0" w:firstLine="0"/>
                    <w:jc w:val="center"/>
                    <w:rPr>
                      <w:szCs w:val="21"/>
                    </w:rPr>
                  </w:pPr>
                  <w:r w:rsidRPr="002331DD">
                    <w:rPr>
                      <w:szCs w:val="21"/>
                    </w:rPr>
                    <w:t>DLinear</w:t>
                  </w:r>
                </w:p>
              </w:tc>
              <w:tc>
                <w:tcPr>
                  <w:tcW w:w="1200" w:type="dxa"/>
                  <w:vAlign w:val="center"/>
                </w:tcPr>
                <w:p w14:paraId="0F5AD8C6" w14:textId="77777777" w:rsidR="00394FF8" w:rsidRPr="002331DD" w:rsidRDefault="0079093D">
                  <w:pPr>
                    <w:pStyle w:val="afc"/>
                    <w:ind w:firstLineChars="0" w:firstLine="0"/>
                    <w:jc w:val="center"/>
                    <w:rPr>
                      <w:szCs w:val="21"/>
                    </w:rPr>
                  </w:pPr>
                  <w:r w:rsidRPr="002331DD">
                    <w:rPr>
                      <w:rFonts w:hint="eastAsia"/>
                      <w:szCs w:val="21"/>
                    </w:rPr>
                    <w:t>2</w:t>
                  </w:r>
                  <w:r w:rsidRPr="002331DD">
                    <w:rPr>
                      <w:szCs w:val="21"/>
                    </w:rPr>
                    <w:t>023</w:t>
                  </w:r>
                </w:p>
              </w:tc>
              <w:tc>
                <w:tcPr>
                  <w:tcW w:w="2486" w:type="dxa"/>
                  <w:vAlign w:val="center"/>
                </w:tcPr>
                <w:p w14:paraId="0F5AD8C7" w14:textId="4E0EA82A" w:rsidR="00394FF8" w:rsidRPr="002331DD" w:rsidRDefault="008E4303">
                  <w:pPr>
                    <w:pStyle w:val="afc"/>
                    <w:ind w:firstLineChars="0" w:firstLine="0"/>
                    <w:jc w:val="center"/>
                    <w:rPr>
                      <w:szCs w:val="21"/>
                    </w:rPr>
                  </w:pPr>
                  <w:r w:rsidRPr="002331DD">
                    <w:rPr>
                      <w:szCs w:val="21"/>
                    </w:rPr>
                    <w:t xml:space="preserve">Association for the Advancement of Artificial </w:t>
                  </w:r>
                  <w:r w:rsidRPr="002331DD">
                    <w:rPr>
                      <w:szCs w:val="21"/>
                    </w:rPr>
                    <w:lastRenderedPageBreak/>
                    <w:t>Intelligence</w:t>
                  </w:r>
                  <w:r w:rsidRPr="002331DD">
                    <w:rPr>
                      <w:rFonts w:hint="eastAsia"/>
                      <w:szCs w:val="21"/>
                    </w:rPr>
                    <w:t>(AAAI)</w:t>
                  </w:r>
                </w:p>
              </w:tc>
              <w:tc>
                <w:tcPr>
                  <w:tcW w:w="3686" w:type="dxa"/>
                  <w:vAlign w:val="center"/>
                </w:tcPr>
                <w:p w14:paraId="0F5AD8C8" w14:textId="77FC5F7E" w:rsidR="00394FF8" w:rsidRPr="002331DD" w:rsidRDefault="008E4303">
                  <w:pPr>
                    <w:pStyle w:val="afc"/>
                    <w:ind w:firstLineChars="0" w:firstLine="0"/>
                    <w:jc w:val="center"/>
                    <w:rPr>
                      <w:szCs w:val="21"/>
                    </w:rPr>
                  </w:pPr>
                  <w:r w:rsidRPr="002331DD">
                    <w:rPr>
                      <w:szCs w:val="21"/>
                    </w:rPr>
                    <w:lastRenderedPageBreak/>
                    <w:t>Are Transformers Effective for Time Series Forecasting?</w:t>
                  </w:r>
                </w:p>
              </w:tc>
            </w:tr>
            <w:tr w:rsidR="00394FF8" w:rsidRPr="002331DD" w14:paraId="0F5AD8CE" w14:textId="77777777">
              <w:trPr>
                <w:trHeight w:val="368"/>
                <w:jc w:val="center"/>
              </w:trPr>
              <w:tc>
                <w:tcPr>
                  <w:tcW w:w="1291" w:type="dxa"/>
                  <w:vAlign w:val="center"/>
                </w:tcPr>
                <w:p w14:paraId="0F5AD8CA" w14:textId="062E48F0" w:rsidR="00394FF8" w:rsidRPr="002331DD" w:rsidRDefault="008E4303">
                  <w:pPr>
                    <w:pStyle w:val="afc"/>
                    <w:ind w:firstLineChars="0" w:firstLine="0"/>
                    <w:jc w:val="center"/>
                    <w:rPr>
                      <w:szCs w:val="21"/>
                    </w:rPr>
                  </w:pPr>
                  <w:r w:rsidRPr="002331DD">
                    <w:rPr>
                      <w:szCs w:val="21"/>
                    </w:rPr>
                    <w:t>FEDformer</w:t>
                  </w:r>
                </w:p>
              </w:tc>
              <w:tc>
                <w:tcPr>
                  <w:tcW w:w="1200" w:type="dxa"/>
                  <w:vAlign w:val="center"/>
                </w:tcPr>
                <w:p w14:paraId="0F5AD8CB" w14:textId="77777777" w:rsidR="00394FF8" w:rsidRPr="002331DD" w:rsidRDefault="0079093D">
                  <w:pPr>
                    <w:pStyle w:val="afc"/>
                    <w:ind w:firstLineChars="0" w:firstLine="0"/>
                    <w:jc w:val="center"/>
                    <w:rPr>
                      <w:szCs w:val="21"/>
                    </w:rPr>
                  </w:pPr>
                  <w:r w:rsidRPr="002331DD">
                    <w:rPr>
                      <w:rFonts w:hint="eastAsia"/>
                      <w:szCs w:val="21"/>
                    </w:rPr>
                    <w:t>2</w:t>
                  </w:r>
                  <w:r w:rsidRPr="002331DD">
                    <w:rPr>
                      <w:szCs w:val="21"/>
                    </w:rPr>
                    <w:t>022</w:t>
                  </w:r>
                </w:p>
              </w:tc>
              <w:tc>
                <w:tcPr>
                  <w:tcW w:w="2486" w:type="dxa"/>
                  <w:vAlign w:val="center"/>
                </w:tcPr>
                <w:p w14:paraId="0F5AD8CC" w14:textId="3DB33CD0" w:rsidR="00394FF8" w:rsidRPr="002331DD" w:rsidRDefault="008E4303">
                  <w:pPr>
                    <w:pStyle w:val="afc"/>
                    <w:ind w:firstLineChars="0" w:firstLine="0"/>
                    <w:jc w:val="center"/>
                    <w:rPr>
                      <w:szCs w:val="21"/>
                    </w:rPr>
                  </w:pPr>
                  <w:r w:rsidRPr="002331DD">
                    <w:rPr>
                      <w:szCs w:val="21"/>
                    </w:rPr>
                    <w:t>International conference on machine learning</w:t>
                  </w:r>
                  <w:r w:rsidRPr="002331DD">
                    <w:rPr>
                      <w:rFonts w:hint="eastAsia"/>
                      <w:szCs w:val="21"/>
                    </w:rPr>
                    <w:t>(PLMR)</w:t>
                  </w:r>
                </w:p>
              </w:tc>
              <w:tc>
                <w:tcPr>
                  <w:tcW w:w="3686" w:type="dxa"/>
                  <w:vAlign w:val="center"/>
                </w:tcPr>
                <w:p w14:paraId="0F5AD8CD" w14:textId="588200D1" w:rsidR="00394FF8" w:rsidRPr="002331DD" w:rsidRDefault="008E4303">
                  <w:pPr>
                    <w:pStyle w:val="afc"/>
                    <w:ind w:firstLineChars="0" w:firstLine="0"/>
                    <w:jc w:val="center"/>
                    <w:rPr>
                      <w:szCs w:val="21"/>
                    </w:rPr>
                  </w:pPr>
                  <w:r w:rsidRPr="002331DD">
                    <w:rPr>
                      <w:szCs w:val="21"/>
                    </w:rPr>
                    <w:t>FEDformer: Frequency Enhanced Decomposed Transformer for Long-term Series Forecasting</w:t>
                  </w:r>
                </w:p>
              </w:tc>
            </w:tr>
          </w:tbl>
          <w:p w14:paraId="0F5AD8CF" w14:textId="77777777" w:rsidR="00394FF8" w:rsidRPr="002331DD" w:rsidRDefault="0079093D">
            <w:pPr>
              <w:pStyle w:val="afc"/>
              <w:numPr>
                <w:ilvl w:val="0"/>
                <w:numId w:val="6"/>
              </w:numPr>
              <w:ind w:firstLineChars="0"/>
              <w:rPr>
                <w:szCs w:val="21"/>
              </w:rPr>
            </w:pPr>
            <w:r w:rsidRPr="002331DD">
              <w:rPr>
                <w:rFonts w:hint="eastAsia"/>
                <w:szCs w:val="21"/>
              </w:rPr>
              <w:t>算法</w:t>
            </w:r>
            <w:r w:rsidRPr="002331DD">
              <w:rPr>
                <w:szCs w:val="21"/>
              </w:rPr>
              <w:t>参数讨论</w:t>
            </w:r>
            <w:r w:rsidRPr="002331DD">
              <w:rPr>
                <w:rFonts w:hint="eastAsia"/>
                <w:szCs w:val="21"/>
              </w:rPr>
              <w:t>（</w:t>
            </w:r>
            <w:proofErr w:type="gramStart"/>
            <w:r w:rsidRPr="002331DD">
              <w:rPr>
                <w:rFonts w:hint="eastAsia"/>
                <w:szCs w:val="21"/>
              </w:rPr>
              <w:t>待</w:t>
            </w:r>
            <w:r w:rsidRPr="002331DD">
              <w:rPr>
                <w:szCs w:val="21"/>
              </w:rPr>
              <w:t>讨论</w:t>
            </w:r>
            <w:proofErr w:type="gramEnd"/>
            <w:r w:rsidRPr="002331DD">
              <w:rPr>
                <w:rFonts w:hint="eastAsia"/>
                <w:szCs w:val="21"/>
              </w:rPr>
              <w:t>算法</w:t>
            </w:r>
            <w:r w:rsidRPr="002331DD">
              <w:rPr>
                <w:szCs w:val="21"/>
              </w:rPr>
              <w:t>性能</w:t>
            </w:r>
            <w:r w:rsidRPr="002331DD">
              <w:rPr>
                <w:rFonts w:hint="eastAsia"/>
                <w:szCs w:val="21"/>
              </w:rPr>
              <w:t>参数功能</w:t>
            </w:r>
            <w:r w:rsidRPr="002331DD">
              <w:rPr>
                <w:szCs w:val="21"/>
              </w:rPr>
              <w:t>描述，</w:t>
            </w:r>
            <w:r w:rsidRPr="002331DD">
              <w:rPr>
                <w:rFonts w:hint="eastAsia"/>
                <w:szCs w:val="21"/>
              </w:rPr>
              <w:t>参数分布设计</w:t>
            </w:r>
            <w:r w:rsidRPr="002331DD">
              <w:rPr>
                <w:szCs w:val="21"/>
              </w:rPr>
              <w:t>，组合参数设置</w:t>
            </w:r>
            <w:r w:rsidRPr="002331DD">
              <w:rPr>
                <w:rFonts w:hint="eastAsia"/>
                <w:szCs w:val="21"/>
              </w:rPr>
              <w:t>，所</w:t>
            </w:r>
            <w:r w:rsidRPr="002331DD">
              <w:rPr>
                <w:szCs w:val="21"/>
              </w:rPr>
              <w:t>使用</w:t>
            </w:r>
            <w:r w:rsidRPr="002331DD">
              <w:rPr>
                <w:rFonts w:hint="eastAsia"/>
                <w:szCs w:val="21"/>
              </w:rPr>
              <w:t>实验</w:t>
            </w:r>
            <w:r w:rsidRPr="002331DD">
              <w:rPr>
                <w:szCs w:val="21"/>
              </w:rPr>
              <w:t>数据</w:t>
            </w:r>
            <w:r w:rsidRPr="002331DD">
              <w:rPr>
                <w:rFonts w:hint="eastAsia"/>
                <w:szCs w:val="21"/>
              </w:rPr>
              <w:t>，参数讨论</w:t>
            </w:r>
            <w:r w:rsidRPr="002331DD">
              <w:rPr>
                <w:szCs w:val="21"/>
              </w:rPr>
              <w:t>评价指标</w:t>
            </w:r>
            <w:r w:rsidRPr="002331DD">
              <w:rPr>
                <w:rFonts w:hint="eastAsia"/>
                <w:szCs w:val="21"/>
              </w:rPr>
              <w:t>）</w:t>
            </w:r>
          </w:p>
          <w:tbl>
            <w:tblPr>
              <w:tblStyle w:val="af4"/>
              <w:tblW w:w="0" w:type="auto"/>
              <w:jc w:val="center"/>
              <w:tblLayout w:type="fixed"/>
              <w:tblLook w:val="04A0" w:firstRow="1" w:lastRow="0" w:firstColumn="1" w:lastColumn="0" w:noHBand="0" w:noVBand="1"/>
            </w:tblPr>
            <w:tblGrid>
              <w:gridCol w:w="1799"/>
              <w:gridCol w:w="1830"/>
              <w:gridCol w:w="3180"/>
            </w:tblGrid>
            <w:tr w:rsidR="00394FF8" w:rsidRPr="002331DD" w14:paraId="0F5AD8D3" w14:textId="77777777">
              <w:trPr>
                <w:jc w:val="center"/>
              </w:trPr>
              <w:tc>
                <w:tcPr>
                  <w:tcW w:w="1799" w:type="dxa"/>
                </w:tcPr>
                <w:p w14:paraId="0F5AD8D0" w14:textId="508A121E" w:rsidR="00394FF8" w:rsidRPr="002331DD" w:rsidRDefault="002331DD">
                  <w:pPr>
                    <w:pStyle w:val="afc"/>
                    <w:ind w:firstLineChars="0" w:firstLine="0"/>
                    <w:jc w:val="center"/>
                    <w:rPr>
                      <w:szCs w:val="21"/>
                    </w:rPr>
                  </w:pPr>
                  <m:oMathPara>
                    <m:oMathParaPr>
                      <m:jc m:val="center"/>
                    </m:oMathParaPr>
                    <m:oMath>
                      <m:r>
                        <m:rPr>
                          <m:sty m:val="p"/>
                        </m:rPr>
                        <w:rPr>
                          <w:rFonts w:ascii="Cambria Math" w:hAnsi="Cambria Math"/>
                          <w:szCs w:val="21"/>
                        </w:rPr>
                        <m:t xml:space="preserve"> </m:t>
                      </m:r>
                      <m:r>
                        <m:rPr>
                          <m:sty m:val="p"/>
                        </m:rPr>
                        <w:rPr>
                          <w:rFonts w:ascii="Cambria Math" w:hAnsi="Cambria Math" w:hint="eastAsia"/>
                          <w:szCs w:val="21"/>
                        </w:rPr>
                        <m:t>参数</m:t>
                      </m:r>
                    </m:oMath>
                  </m:oMathPara>
                </w:p>
              </w:tc>
              <w:tc>
                <w:tcPr>
                  <w:tcW w:w="1830" w:type="dxa"/>
                </w:tcPr>
                <w:p w14:paraId="0F5AD8D1" w14:textId="77777777" w:rsidR="00394FF8" w:rsidRPr="00FC3F10" w:rsidRDefault="0079093D">
                  <w:pPr>
                    <w:pStyle w:val="afc"/>
                    <w:ind w:firstLineChars="0" w:firstLine="0"/>
                    <w:jc w:val="center"/>
                    <w:rPr>
                      <w:szCs w:val="21"/>
                    </w:rPr>
                  </w:pPr>
                  <w:r w:rsidRPr="00FC3F10">
                    <w:rPr>
                      <w:rFonts w:hint="eastAsia"/>
                      <w:szCs w:val="21"/>
                    </w:rPr>
                    <w:t>实验讨论</w:t>
                  </w:r>
                </w:p>
              </w:tc>
              <w:tc>
                <w:tcPr>
                  <w:tcW w:w="3180" w:type="dxa"/>
                </w:tcPr>
                <w:p w14:paraId="0F5AD8D2" w14:textId="77777777" w:rsidR="00394FF8" w:rsidRPr="00FC3F10" w:rsidRDefault="0079093D">
                  <w:pPr>
                    <w:pStyle w:val="afc"/>
                    <w:ind w:firstLineChars="0" w:firstLine="0"/>
                    <w:jc w:val="center"/>
                    <w:rPr>
                      <w:szCs w:val="21"/>
                    </w:rPr>
                  </w:pPr>
                  <w:r w:rsidRPr="00FC3F10">
                    <w:rPr>
                      <w:rFonts w:hint="eastAsia"/>
                      <w:szCs w:val="21"/>
                    </w:rPr>
                    <w:t>说明</w:t>
                  </w:r>
                </w:p>
              </w:tc>
            </w:tr>
            <w:tr w:rsidR="00394FF8" w:rsidRPr="002331DD" w14:paraId="0F5AD8D7" w14:textId="77777777">
              <w:trPr>
                <w:jc w:val="center"/>
              </w:trPr>
              <w:tc>
                <w:tcPr>
                  <w:tcW w:w="1799" w:type="dxa"/>
                </w:tcPr>
                <w:p w14:paraId="0F5AD8D4" w14:textId="1D8B9A95" w:rsidR="00394FF8" w:rsidRPr="002331DD" w:rsidRDefault="002331DD">
                  <w:pPr>
                    <w:pStyle w:val="afc"/>
                    <w:ind w:firstLineChars="0" w:firstLine="0"/>
                    <w:jc w:val="center"/>
                    <w:rPr>
                      <w:i/>
                      <w:szCs w:val="21"/>
                    </w:rPr>
                  </w:pPr>
                  <m:oMathPara>
                    <m:oMath>
                      <m:r>
                        <w:rPr>
                          <w:rFonts w:ascii="Cambria Math" w:hAnsi="Cambria Math"/>
                          <w:szCs w:val="21"/>
                        </w:rPr>
                        <m:t>M</m:t>
                      </m:r>
                    </m:oMath>
                  </m:oMathPara>
                </w:p>
              </w:tc>
              <w:tc>
                <w:tcPr>
                  <w:tcW w:w="1830" w:type="dxa"/>
                </w:tcPr>
                <w:p w14:paraId="0F5AD8D5" w14:textId="1AC61175" w:rsidR="00394FF8" w:rsidRPr="002331DD" w:rsidRDefault="0079093D">
                  <w:pPr>
                    <w:pStyle w:val="afc"/>
                    <w:ind w:firstLineChars="0" w:firstLine="0"/>
                    <w:jc w:val="center"/>
                    <w:rPr>
                      <w:szCs w:val="21"/>
                    </w:rPr>
                  </w:pPr>
                  <w:r w:rsidRPr="002331DD">
                    <w:rPr>
                      <w:szCs w:val="21"/>
                    </w:rPr>
                    <w:t>3</w:t>
                  </w:r>
                  <w:r w:rsidR="006010C8" w:rsidRPr="002331DD">
                    <w:rPr>
                      <w:rFonts w:hint="eastAsia"/>
                      <w:szCs w:val="21"/>
                    </w:rPr>
                    <w:t>、</w:t>
                  </w:r>
                  <w:r w:rsidRPr="002331DD">
                    <w:rPr>
                      <w:szCs w:val="21"/>
                    </w:rPr>
                    <w:t>4</w:t>
                  </w:r>
                  <w:r w:rsidR="006010C8" w:rsidRPr="002331DD">
                    <w:rPr>
                      <w:rFonts w:hint="eastAsia"/>
                      <w:szCs w:val="21"/>
                    </w:rPr>
                    <w:t>、</w:t>
                  </w:r>
                  <w:r w:rsidRPr="002331DD">
                    <w:rPr>
                      <w:szCs w:val="21"/>
                    </w:rPr>
                    <w:t>5</w:t>
                  </w:r>
                </w:p>
              </w:tc>
              <w:tc>
                <w:tcPr>
                  <w:tcW w:w="3180" w:type="dxa"/>
                </w:tcPr>
                <w:p w14:paraId="0F5AD8D6" w14:textId="1477D7AA" w:rsidR="00394FF8" w:rsidRPr="002331DD" w:rsidRDefault="006010C8">
                  <w:pPr>
                    <w:pStyle w:val="afc"/>
                    <w:ind w:firstLineChars="0" w:firstLine="0"/>
                    <w:jc w:val="center"/>
                    <w:rPr>
                      <w:szCs w:val="21"/>
                    </w:rPr>
                  </w:pPr>
                  <w:r w:rsidRPr="002331DD">
                    <w:rPr>
                      <w:rFonts w:hint="eastAsia"/>
                      <w:szCs w:val="21"/>
                    </w:rPr>
                    <w:t>对原始序列进行尺度下采样数量</w:t>
                  </w:r>
                </w:p>
              </w:tc>
            </w:tr>
            <w:tr w:rsidR="00394FF8" w:rsidRPr="002331DD" w14:paraId="0F5AD8DB" w14:textId="77777777">
              <w:trPr>
                <w:jc w:val="center"/>
              </w:trPr>
              <w:tc>
                <w:tcPr>
                  <w:tcW w:w="1799" w:type="dxa"/>
                </w:tcPr>
                <w:p w14:paraId="0F5AD8D8" w14:textId="583A672C" w:rsidR="00394FF8" w:rsidRPr="002331DD" w:rsidRDefault="002331DD">
                  <w:pPr>
                    <w:pStyle w:val="afc"/>
                    <w:ind w:firstLineChars="0" w:firstLine="0"/>
                    <w:jc w:val="center"/>
                    <w:rPr>
                      <w:szCs w:val="21"/>
                    </w:rPr>
                  </w:pPr>
                  <m:oMathPara>
                    <m:oMath>
                      <m:r>
                        <w:rPr>
                          <w:rFonts w:ascii="Cambria Math" w:hAnsi="Cambria Math"/>
                          <w:szCs w:val="21"/>
                        </w:rPr>
                        <m:t>K</m:t>
                      </m:r>
                    </m:oMath>
                  </m:oMathPara>
                </w:p>
              </w:tc>
              <w:tc>
                <w:tcPr>
                  <w:tcW w:w="1830" w:type="dxa"/>
                </w:tcPr>
                <w:p w14:paraId="0F5AD8D9" w14:textId="20FA64A2" w:rsidR="00394FF8" w:rsidRPr="002331DD" w:rsidRDefault="0079093D">
                  <w:pPr>
                    <w:pStyle w:val="afc"/>
                    <w:ind w:firstLineChars="0" w:firstLine="0"/>
                    <w:jc w:val="center"/>
                    <w:rPr>
                      <w:szCs w:val="21"/>
                    </w:rPr>
                  </w:pPr>
                  <w:r w:rsidRPr="002331DD">
                    <w:rPr>
                      <w:szCs w:val="21"/>
                    </w:rPr>
                    <w:t>3</w:t>
                  </w:r>
                  <w:r w:rsidR="006010C8" w:rsidRPr="002331DD">
                    <w:rPr>
                      <w:rFonts w:hint="eastAsia"/>
                      <w:szCs w:val="21"/>
                    </w:rPr>
                    <w:t>、</w:t>
                  </w:r>
                  <w:r w:rsidRPr="002331DD">
                    <w:rPr>
                      <w:szCs w:val="21"/>
                    </w:rPr>
                    <w:t>5</w:t>
                  </w:r>
                  <w:r w:rsidR="006010C8" w:rsidRPr="002331DD">
                    <w:rPr>
                      <w:rFonts w:hint="eastAsia"/>
                      <w:szCs w:val="21"/>
                    </w:rPr>
                    <w:t>、</w:t>
                  </w:r>
                  <w:r w:rsidRPr="002331DD">
                    <w:rPr>
                      <w:szCs w:val="21"/>
                    </w:rPr>
                    <w:t>7</w:t>
                  </w:r>
                </w:p>
              </w:tc>
              <w:tc>
                <w:tcPr>
                  <w:tcW w:w="3180" w:type="dxa"/>
                </w:tcPr>
                <w:p w14:paraId="0F5AD8DA" w14:textId="6FFAC7B8" w:rsidR="00394FF8" w:rsidRPr="002331DD" w:rsidRDefault="006010C8">
                  <w:pPr>
                    <w:pStyle w:val="afc"/>
                    <w:ind w:firstLineChars="0" w:firstLine="0"/>
                    <w:jc w:val="center"/>
                    <w:rPr>
                      <w:szCs w:val="21"/>
                    </w:rPr>
                  </w:pPr>
                  <w:r w:rsidRPr="002331DD">
                    <w:rPr>
                      <w:rFonts w:hint="eastAsia"/>
                      <w:szCs w:val="21"/>
                    </w:rPr>
                    <w:t>每个尺度下选取的周期个数</w:t>
                  </w:r>
                </w:p>
              </w:tc>
            </w:tr>
            <w:tr w:rsidR="00394FF8" w:rsidRPr="002331DD" w14:paraId="0F5AD8DF" w14:textId="77777777">
              <w:trPr>
                <w:jc w:val="center"/>
              </w:trPr>
              <w:tc>
                <w:tcPr>
                  <w:tcW w:w="1799" w:type="dxa"/>
                </w:tcPr>
                <w:p w14:paraId="0F5AD8DC" w14:textId="3168E544" w:rsidR="00394FF8" w:rsidRPr="002331DD" w:rsidRDefault="00000000">
                  <w:pPr>
                    <w:pStyle w:val="afc"/>
                    <w:ind w:firstLineChars="0" w:firstLine="0"/>
                    <w:jc w:val="center"/>
                    <w:rPr>
                      <w:szCs w:val="21"/>
                    </w:rPr>
                  </w:pPr>
                  <m:oMathPara>
                    <m:oMath>
                      <m:sSub>
                        <m:sSubPr>
                          <m:ctrlPr>
                            <w:rPr>
                              <w:rFonts w:ascii="Cambria Math" w:hAnsi="Cambria Math"/>
                            </w:rPr>
                          </m:ctrlPr>
                        </m:sSubPr>
                        <m:e>
                          <m:r>
                            <m:rPr>
                              <m:sty m:val="p"/>
                            </m:rPr>
                            <w:rPr>
                              <w:rFonts w:ascii="Cambria Math" w:hAnsi="Cambria Math" w:hint="eastAsia"/>
                            </w:rPr>
                            <m:t>k</m:t>
                          </m:r>
                        </m:e>
                        <m:sub>
                          <m:r>
                            <m:rPr>
                              <m:sty m:val="p"/>
                            </m:rPr>
                            <w:rPr>
                              <w:rFonts w:ascii="Cambria Math" w:hAnsi="Cambria Math"/>
                            </w:rPr>
                            <m:t>h</m:t>
                          </m:r>
                        </m:sub>
                      </m:sSub>
                      <m:r>
                        <m:rPr>
                          <m:sty m:val="p"/>
                        </m:rPr>
                        <w:rPr>
                          <w:rFonts w:ascii="Cambria Math" w:hAnsi="Cambria Math" w:hint="eastAsia"/>
                        </w:rPr>
                        <m:t xml:space="preserve"> </m:t>
                      </m:r>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hint="eastAsia"/>
                            </w:rPr>
                            <m:t>k</m:t>
                          </m:r>
                        </m:e>
                        <m:sub>
                          <m:r>
                            <w:rPr>
                              <w:rFonts w:ascii="Cambria Math" w:hAnsi="Cambria Math"/>
                            </w:rPr>
                            <m:t>W</m:t>
                          </m:r>
                        </m:sub>
                      </m:sSub>
                    </m:oMath>
                  </m:oMathPara>
                </w:p>
              </w:tc>
              <w:tc>
                <w:tcPr>
                  <w:tcW w:w="1830" w:type="dxa"/>
                </w:tcPr>
                <w:p w14:paraId="0F5AD8DD" w14:textId="6C2DAA84" w:rsidR="00394FF8" w:rsidRPr="002331DD" w:rsidRDefault="006010C8">
                  <w:pPr>
                    <w:pStyle w:val="afc"/>
                    <w:ind w:firstLineChars="0" w:firstLine="0"/>
                    <w:jc w:val="center"/>
                    <w:rPr>
                      <w:szCs w:val="21"/>
                    </w:rPr>
                  </w:pPr>
                  <w:r w:rsidRPr="002331DD">
                    <w:rPr>
                      <w:rFonts w:hint="eastAsia"/>
                      <w:szCs w:val="21"/>
                    </w:rPr>
                    <w:t>3</w:t>
                  </w:r>
                  <w:r w:rsidRPr="002331DD">
                    <w:rPr>
                      <w:rFonts w:hint="eastAsia"/>
                      <w:szCs w:val="21"/>
                    </w:rPr>
                    <w:t>×</w:t>
                  </w:r>
                  <w:r w:rsidRPr="002331DD">
                    <w:rPr>
                      <w:rFonts w:hint="eastAsia"/>
                      <w:szCs w:val="21"/>
                    </w:rPr>
                    <w:t>3</w:t>
                  </w:r>
                  <w:r w:rsidRPr="002331DD">
                    <w:rPr>
                      <w:rFonts w:hint="eastAsia"/>
                      <w:szCs w:val="21"/>
                    </w:rPr>
                    <w:t>、</w:t>
                  </w:r>
                  <w:r w:rsidRPr="002331DD">
                    <w:rPr>
                      <w:rFonts w:hint="eastAsia"/>
                      <w:szCs w:val="21"/>
                    </w:rPr>
                    <w:t>5</w:t>
                  </w:r>
                  <w:r w:rsidRPr="002331DD">
                    <w:rPr>
                      <w:rFonts w:hint="eastAsia"/>
                      <w:szCs w:val="21"/>
                    </w:rPr>
                    <w:t>×</w:t>
                  </w:r>
                  <w:r w:rsidRPr="002331DD">
                    <w:rPr>
                      <w:rFonts w:hint="eastAsia"/>
                      <w:szCs w:val="21"/>
                    </w:rPr>
                    <w:t>5</w:t>
                  </w:r>
                </w:p>
              </w:tc>
              <w:tc>
                <w:tcPr>
                  <w:tcW w:w="3180" w:type="dxa"/>
                </w:tcPr>
                <w:p w14:paraId="0F5AD8DE" w14:textId="7F65519E" w:rsidR="00394FF8" w:rsidRPr="002331DD" w:rsidRDefault="006010C8">
                  <w:pPr>
                    <w:pStyle w:val="afc"/>
                    <w:ind w:firstLineChars="0" w:firstLine="0"/>
                    <w:jc w:val="center"/>
                    <w:rPr>
                      <w:szCs w:val="21"/>
                    </w:rPr>
                  </w:pPr>
                  <w:r w:rsidRPr="002331DD">
                    <w:rPr>
                      <w:rFonts w:hint="eastAsia"/>
                      <w:szCs w:val="21"/>
                    </w:rPr>
                    <w:t>2D</w:t>
                  </w:r>
                  <w:r w:rsidRPr="002331DD">
                    <w:rPr>
                      <w:rFonts w:hint="eastAsia"/>
                      <w:szCs w:val="21"/>
                    </w:rPr>
                    <w:t>深度卷积核尺寸</w:t>
                  </w:r>
                </w:p>
              </w:tc>
            </w:tr>
          </w:tbl>
          <w:p w14:paraId="0F5AD8E8" w14:textId="77777777" w:rsidR="00394FF8" w:rsidRPr="002331DD" w:rsidRDefault="0079093D">
            <w:pPr>
              <w:pStyle w:val="afc"/>
              <w:numPr>
                <w:ilvl w:val="0"/>
                <w:numId w:val="6"/>
              </w:numPr>
              <w:ind w:firstLineChars="0"/>
              <w:rPr>
                <w:szCs w:val="21"/>
              </w:rPr>
            </w:pPr>
            <w:bookmarkStart w:id="42" w:name="OLE_LINK190"/>
            <w:bookmarkStart w:id="43" w:name="OLE_LINK191"/>
            <w:r w:rsidRPr="002331DD">
              <w:rPr>
                <w:rFonts w:hint="eastAsia"/>
                <w:szCs w:val="21"/>
              </w:rPr>
              <w:t>算法模块</w:t>
            </w:r>
            <w:bookmarkEnd w:id="42"/>
            <w:r w:rsidRPr="002331DD">
              <w:rPr>
                <w:rFonts w:hint="eastAsia"/>
                <w:szCs w:val="21"/>
              </w:rPr>
              <w:t>（优化策略）讨论（模块（优化策略）功能</w:t>
            </w:r>
            <w:r w:rsidRPr="002331DD">
              <w:rPr>
                <w:szCs w:val="21"/>
              </w:rPr>
              <w:t>描述，</w:t>
            </w:r>
            <w:r w:rsidRPr="002331DD">
              <w:rPr>
                <w:rFonts w:hint="eastAsia"/>
                <w:szCs w:val="21"/>
              </w:rPr>
              <w:t>模块（优化策略）对比选择</w:t>
            </w:r>
            <w:r w:rsidRPr="002331DD">
              <w:rPr>
                <w:szCs w:val="21"/>
              </w:rPr>
              <w:t>，</w:t>
            </w:r>
            <w:r w:rsidRPr="002331DD">
              <w:rPr>
                <w:rFonts w:hint="eastAsia"/>
                <w:szCs w:val="21"/>
              </w:rPr>
              <w:t>所</w:t>
            </w:r>
            <w:r w:rsidRPr="002331DD">
              <w:rPr>
                <w:szCs w:val="21"/>
              </w:rPr>
              <w:t>使用</w:t>
            </w:r>
            <w:r w:rsidRPr="002331DD">
              <w:rPr>
                <w:rFonts w:hint="eastAsia"/>
                <w:szCs w:val="21"/>
              </w:rPr>
              <w:t>实验</w:t>
            </w:r>
            <w:r w:rsidRPr="002331DD">
              <w:rPr>
                <w:szCs w:val="21"/>
              </w:rPr>
              <w:t>数据</w:t>
            </w:r>
            <w:r w:rsidRPr="002331DD">
              <w:rPr>
                <w:rFonts w:hint="eastAsia"/>
                <w:szCs w:val="21"/>
              </w:rPr>
              <w:t>，模块（优化策略）分析</w:t>
            </w:r>
            <w:r w:rsidRPr="002331DD">
              <w:rPr>
                <w:szCs w:val="21"/>
              </w:rPr>
              <w:t>评价指标</w:t>
            </w:r>
            <w:r w:rsidRPr="002331DD">
              <w:rPr>
                <w:rFonts w:hint="eastAsia"/>
                <w:szCs w:val="21"/>
              </w:rPr>
              <w:t>）</w:t>
            </w:r>
            <w:r w:rsidRPr="002331DD">
              <w:rPr>
                <w:szCs w:val="21"/>
              </w:rPr>
              <w:t xml:space="preserve"> </w:t>
            </w:r>
          </w:p>
          <w:bookmarkEnd w:id="43"/>
          <w:p w14:paraId="0F5AD8E9" w14:textId="0EA50A69" w:rsidR="00394FF8" w:rsidRPr="002331DD" w:rsidRDefault="0079093D">
            <w:pPr>
              <w:ind w:firstLine="420"/>
              <w:rPr>
                <w:szCs w:val="21"/>
              </w:rPr>
            </w:pPr>
            <w:r w:rsidRPr="002331DD">
              <w:rPr>
                <w:rFonts w:hint="eastAsia"/>
                <w:szCs w:val="21"/>
              </w:rPr>
              <w:t>消融实验：涉及</w:t>
            </w:r>
            <w:r w:rsidR="00451459" w:rsidRPr="002331DD">
              <w:rPr>
                <w:rFonts w:hint="eastAsia"/>
                <w:szCs w:val="21"/>
              </w:rPr>
              <w:t xml:space="preserve">1D </w:t>
            </w:r>
            <w:r w:rsidR="00451459" w:rsidRPr="002331DD">
              <w:rPr>
                <w:rFonts w:hint="eastAsia"/>
                <w:szCs w:val="21"/>
              </w:rPr>
              <w:t>到</w:t>
            </w:r>
            <w:r w:rsidR="00451459" w:rsidRPr="002331DD">
              <w:rPr>
                <w:rFonts w:hint="eastAsia"/>
                <w:szCs w:val="21"/>
              </w:rPr>
              <w:t xml:space="preserve"> 2D </w:t>
            </w:r>
            <w:r w:rsidR="00451459" w:rsidRPr="002331DD">
              <w:rPr>
                <w:rFonts w:hint="eastAsia"/>
                <w:szCs w:val="21"/>
              </w:rPr>
              <w:t>周期重构机制</w:t>
            </w:r>
            <w:r w:rsidRPr="002331DD">
              <w:rPr>
                <w:rFonts w:hint="eastAsia"/>
                <w:szCs w:val="21"/>
              </w:rPr>
              <w:t>三个模块：</w:t>
            </w:r>
          </w:p>
          <w:p w14:paraId="0F5AD8EA" w14:textId="553D1D6C" w:rsidR="00394FF8" w:rsidRPr="002331DD" w:rsidRDefault="00451459" w:rsidP="00451459">
            <w:pPr>
              <w:pStyle w:val="afc"/>
              <w:numPr>
                <w:ilvl w:val="0"/>
                <w:numId w:val="7"/>
              </w:numPr>
              <w:ind w:firstLineChars="0"/>
              <w:rPr>
                <w:szCs w:val="21"/>
              </w:rPr>
            </w:pPr>
            <w:r w:rsidRPr="002331DD">
              <w:rPr>
                <w:rFonts w:hint="eastAsia"/>
                <w:szCs w:val="21"/>
              </w:rPr>
              <w:t xml:space="preserve">1D </w:t>
            </w:r>
            <w:r w:rsidRPr="002331DD">
              <w:rPr>
                <w:rFonts w:hint="eastAsia"/>
                <w:szCs w:val="21"/>
              </w:rPr>
              <w:t>到</w:t>
            </w:r>
            <w:r w:rsidRPr="002331DD">
              <w:rPr>
                <w:rFonts w:hint="eastAsia"/>
                <w:szCs w:val="21"/>
              </w:rPr>
              <w:t xml:space="preserve"> 2D </w:t>
            </w:r>
            <w:r w:rsidRPr="002331DD">
              <w:rPr>
                <w:rFonts w:hint="eastAsia"/>
                <w:szCs w:val="21"/>
              </w:rPr>
              <w:t>周期重构机制</w:t>
            </w:r>
            <w:r w:rsidR="0079093D" w:rsidRPr="002331DD">
              <w:rPr>
                <w:rFonts w:hint="eastAsia"/>
                <w:szCs w:val="21"/>
              </w:rPr>
              <w:t>：</w:t>
            </w:r>
            <w:r w:rsidRPr="002331DD">
              <w:rPr>
                <w:rFonts w:hint="eastAsia"/>
                <w:szCs w:val="21"/>
              </w:rPr>
              <w:t>取消周期分析，直接使用</w:t>
            </w:r>
            <w:r w:rsidRPr="002331DD">
              <w:rPr>
                <w:rFonts w:hint="eastAsia"/>
                <w:szCs w:val="21"/>
              </w:rPr>
              <w:t>1D</w:t>
            </w:r>
            <w:r w:rsidRPr="002331DD">
              <w:rPr>
                <w:rFonts w:hint="eastAsia"/>
                <w:szCs w:val="21"/>
              </w:rPr>
              <w:t>序列输入模型；</w:t>
            </w:r>
          </w:p>
          <w:p w14:paraId="0F5AD8EB" w14:textId="5714D506" w:rsidR="00394FF8" w:rsidRPr="002331DD" w:rsidRDefault="00451459">
            <w:pPr>
              <w:pStyle w:val="afc"/>
              <w:numPr>
                <w:ilvl w:val="0"/>
                <w:numId w:val="7"/>
              </w:numPr>
              <w:ind w:firstLineChars="0"/>
              <w:rPr>
                <w:szCs w:val="21"/>
              </w:rPr>
            </w:pPr>
            <w:r w:rsidRPr="002331DD">
              <w:rPr>
                <w:rFonts w:hint="eastAsia"/>
                <w:szCs w:val="21"/>
              </w:rPr>
              <w:t xml:space="preserve">2D </w:t>
            </w:r>
            <w:r w:rsidRPr="002331DD">
              <w:rPr>
                <w:rFonts w:hint="eastAsia"/>
                <w:szCs w:val="21"/>
              </w:rPr>
              <w:t>深度可分离卷积模块</w:t>
            </w:r>
            <w:r w:rsidR="0079093D" w:rsidRPr="002331DD">
              <w:rPr>
                <w:rFonts w:hint="eastAsia"/>
                <w:szCs w:val="21"/>
              </w:rPr>
              <w:t>：</w:t>
            </w:r>
            <w:r w:rsidRPr="002331DD">
              <w:rPr>
                <w:rFonts w:hint="eastAsia"/>
                <w:szCs w:val="21"/>
              </w:rPr>
              <w:t>替换为标准</w:t>
            </w:r>
            <w:r w:rsidRPr="002331DD">
              <w:rPr>
                <w:rFonts w:hint="eastAsia"/>
                <w:szCs w:val="21"/>
              </w:rPr>
              <w:t>2D</w:t>
            </w:r>
            <w:r w:rsidRPr="002331DD">
              <w:rPr>
                <w:rFonts w:hint="eastAsia"/>
                <w:szCs w:val="21"/>
              </w:rPr>
              <w:t>卷积；</w:t>
            </w:r>
          </w:p>
          <w:p w14:paraId="0F5AD8EC" w14:textId="290D6254" w:rsidR="00394FF8" w:rsidRPr="002331DD" w:rsidRDefault="00451459">
            <w:pPr>
              <w:pStyle w:val="afc"/>
              <w:numPr>
                <w:ilvl w:val="0"/>
                <w:numId w:val="7"/>
              </w:numPr>
              <w:ind w:firstLineChars="0"/>
              <w:rPr>
                <w:szCs w:val="21"/>
              </w:rPr>
            </w:pPr>
            <w:r w:rsidRPr="002331DD">
              <w:rPr>
                <w:rFonts w:hint="eastAsia"/>
                <w:szCs w:val="21"/>
              </w:rPr>
              <w:t>多尺度周期特征融合模块</w:t>
            </w:r>
            <w:r w:rsidR="0079093D" w:rsidRPr="002331DD">
              <w:rPr>
                <w:rFonts w:hint="eastAsia"/>
                <w:szCs w:val="21"/>
              </w:rPr>
              <w:t>：</w:t>
            </w:r>
            <w:r w:rsidRPr="002331DD">
              <w:rPr>
                <w:rFonts w:hint="eastAsia"/>
                <w:szCs w:val="21"/>
              </w:rPr>
              <w:t>不进行尺度融合单独训练每个尺度结果、使用简单平均代替融合模块</w:t>
            </w:r>
          </w:p>
          <w:p w14:paraId="0F5AD8ED" w14:textId="77777777" w:rsidR="00394FF8" w:rsidRPr="002331DD" w:rsidRDefault="0079093D">
            <w:pPr>
              <w:pStyle w:val="afc"/>
              <w:numPr>
                <w:ilvl w:val="0"/>
                <w:numId w:val="6"/>
              </w:numPr>
              <w:ind w:firstLineChars="0"/>
              <w:rPr>
                <w:szCs w:val="21"/>
              </w:rPr>
            </w:pPr>
            <w:r w:rsidRPr="002331DD">
              <w:rPr>
                <w:rFonts w:hint="eastAsia"/>
                <w:szCs w:val="21"/>
              </w:rPr>
              <w:t>算法</w:t>
            </w:r>
            <w:r w:rsidRPr="002331DD">
              <w:rPr>
                <w:szCs w:val="21"/>
              </w:rPr>
              <w:t>对比</w:t>
            </w:r>
            <w:r w:rsidRPr="002331DD">
              <w:rPr>
                <w:rFonts w:hint="eastAsia"/>
                <w:szCs w:val="21"/>
              </w:rPr>
              <w:t>评价体系描述</w:t>
            </w:r>
            <w:r w:rsidRPr="002331DD">
              <w:rPr>
                <w:szCs w:val="21"/>
              </w:rPr>
              <w:t>（</w:t>
            </w:r>
            <w:r w:rsidRPr="002331DD">
              <w:rPr>
                <w:rFonts w:hint="eastAsia"/>
                <w:szCs w:val="21"/>
              </w:rPr>
              <w:t>性能评价</w:t>
            </w:r>
            <w:r w:rsidRPr="002331DD">
              <w:rPr>
                <w:szCs w:val="21"/>
              </w:rPr>
              <w:t>指标</w:t>
            </w:r>
            <w:r w:rsidRPr="002331DD">
              <w:rPr>
                <w:rFonts w:hint="eastAsia"/>
                <w:szCs w:val="21"/>
              </w:rPr>
              <w:t>、</w:t>
            </w:r>
            <w:r w:rsidRPr="002331DD">
              <w:rPr>
                <w:szCs w:val="21"/>
              </w:rPr>
              <w:t>运行</w:t>
            </w:r>
            <w:r w:rsidRPr="002331DD">
              <w:rPr>
                <w:rFonts w:hint="eastAsia"/>
                <w:szCs w:val="21"/>
              </w:rPr>
              <w:t>时间、</w:t>
            </w:r>
            <w:r w:rsidRPr="002331DD">
              <w:rPr>
                <w:szCs w:val="21"/>
              </w:rPr>
              <w:t>扩展性指标</w:t>
            </w:r>
            <w:r w:rsidRPr="002331DD">
              <w:rPr>
                <w:rFonts w:hint="eastAsia"/>
                <w:szCs w:val="21"/>
              </w:rPr>
              <w:t>、空间</w:t>
            </w:r>
            <w:r w:rsidRPr="002331DD">
              <w:rPr>
                <w:szCs w:val="21"/>
              </w:rPr>
              <w:t>资源消耗</w:t>
            </w:r>
            <w:r w:rsidRPr="002331DD">
              <w:rPr>
                <w:rFonts w:hint="eastAsia"/>
                <w:szCs w:val="21"/>
              </w:rPr>
              <w:t>指标</w:t>
            </w:r>
            <w:r w:rsidRPr="002331DD">
              <w:rPr>
                <w:szCs w:val="21"/>
              </w:rPr>
              <w:t>）</w:t>
            </w:r>
          </w:p>
          <w:p w14:paraId="0F5AD8EE" w14:textId="77777777" w:rsidR="00394FF8" w:rsidRPr="002331DD" w:rsidRDefault="0079093D">
            <w:pPr>
              <w:ind w:firstLine="420"/>
              <w:rPr>
                <w:szCs w:val="21"/>
              </w:rPr>
            </w:pPr>
            <w:r w:rsidRPr="002331DD">
              <w:rPr>
                <w:rFonts w:hint="eastAsia"/>
                <w:szCs w:val="21"/>
              </w:rPr>
              <w:t>评价指标：</w:t>
            </w:r>
          </w:p>
          <w:p w14:paraId="0F5AD8EF" w14:textId="3816EC38" w:rsidR="00394FF8" w:rsidRPr="002331DD" w:rsidRDefault="0079093D">
            <w:pPr>
              <w:ind w:firstLine="420"/>
              <w:rPr>
                <w:szCs w:val="21"/>
              </w:rPr>
            </w:pPr>
            <w:r w:rsidRPr="002331DD">
              <w:rPr>
                <w:rFonts w:hint="eastAsia"/>
                <w:szCs w:val="21"/>
              </w:rPr>
              <w:t>所有测试</w:t>
            </w:r>
            <w:r w:rsidR="00451459" w:rsidRPr="002331DD">
              <w:rPr>
                <w:rFonts w:hint="eastAsia"/>
                <w:szCs w:val="21"/>
              </w:rPr>
              <w:t>序列预测的</w:t>
            </w:r>
            <w:r w:rsidR="00451459" w:rsidRPr="002331DD">
              <w:rPr>
                <w:szCs w:val="21"/>
              </w:rPr>
              <w:t>MSE</w:t>
            </w:r>
            <w:r w:rsidR="00451459" w:rsidRPr="002331DD">
              <w:rPr>
                <w:rFonts w:hint="eastAsia"/>
                <w:szCs w:val="21"/>
              </w:rPr>
              <w:t>和</w:t>
            </w:r>
            <w:r w:rsidR="00451459" w:rsidRPr="002331DD">
              <w:rPr>
                <w:szCs w:val="21"/>
              </w:rPr>
              <w:t>MAE</w:t>
            </w:r>
          </w:p>
        </w:tc>
      </w:tr>
    </w:tbl>
    <w:p w14:paraId="0F5AD8F1" w14:textId="77777777" w:rsidR="00394FF8" w:rsidRPr="002331DD" w:rsidRDefault="00394FF8">
      <w:pPr>
        <w:pStyle w:val="11"/>
        <w:ind w:firstLine="420"/>
      </w:pPr>
    </w:p>
    <w:p w14:paraId="07110DD0" w14:textId="77777777" w:rsidR="00D41848" w:rsidRPr="002331DD" w:rsidRDefault="00D41848" w:rsidP="00FC3F10">
      <w:pPr>
        <w:numPr>
          <w:ilvl w:val="0"/>
          <w:numId w:val="13"/>
        </w:numPr>
        <w:spacing w:before="120"/>
        <w:ind w:left="0" w:firstLineChars="0" w:firstLine="0"/>
        <w:rPr>
          <w:szCs w:val="20"/>
        </w:rPr>
      </w:pPr>
      <w:bookmarkStart w:id="44" w:name="_Ref200399665"/>
      <w:r w:rsidRPr="002331DD">
        <w:rPr>
          <w:szCs w:val="20"/>
        </w:rPr>
        <w:lastRenderedPageBreak/>
        <w:t xml:space="preserve">Wu H, Hu T, Liu Y, et al. </w:t>
      </w:r>
      <w:proofErr w:type="spellStart"/>
      <w:r w:rsidRPr="002331DD">
        <w:rPr>
          <w:szCs w:val="20"/>
        </w:rPr>
        <w:t>Timesnet</w:t>
      </w:r>
      <w:proofErr w:type="spellEnd"/>
      <w:r w:rsidRPr="002331DD">
        <w:rPr>
          <w:szCs w:val="20"/>
        </w:rPr>
        <w:t xml:space="preserve">: Temporal 2d-variation modeling for general time series analysis[J]. </w:t>
      </w:r>
      <w:proofErr w:type="spellStart"/>
      <w:r w:rsidRPr="002331DD">
        <w:rPr>
          <w:szCs w:val="20"/>
        </w:rPr>
        <w:t>arXiv</w:t>
      </w:r>
      <w:proofErr w:type="spellEnd"/>
      <w:r w:rsidRPr="002331DD">
        <w:rPr>
          <w:szCs w:val="20"/>
        </w:rPr>
        <w:t xml:space="preserve"> preprint arXiv:2210.02186, 2022</w:t>
      </w:r>
      <w:r w:rsidRPr="002331DD">
        <w:rPr>
          <w:rFonts w:hint="eastAsia"/>
          <w:szCs w:val="20"/>
        </w:rPr>
        <w:t>.</w:t>
      </w:r>
      <w:bookmarkEnd w:id="44"/>
    </w:p>
    <w:p w14:paraId="344BA0CE" w14:textId="77777777" w:rsidR="00D41848" w:rsidRPr="002331DD" w:rsidRDefault="00D41848" w:rsidP="00FC3F10">
      <w:pPr>
        <w:numPr>
          <w:ilvl w:val="0"/>
          <w:numId w:val="13"/>
        </w:numPr>
        <w:spacing w:before="120"/>
        <w:ind w:left="0" w:firstLineChars="0" w:firstLine="0"/>
        <w:rPr>
          <w:szCs w:val="20"/>
        </w:rPr>
      </w:pPr>
      <w:bookmarkStart w:id="45" w:name="_Ref200399686"/>
      <w:r w:rsidRPr="002331DD">
        <w:rPr>
          <w:szCs w:val="20"/>
        </w:rPr>
        <w:t xml:space="preserve">Wang S, Li J, Shi X, et al. </w:t>
      </w:r>
      <w:proofErr w:type="spellStart"/>
      <w:r w:rsidRPr="002331DD">
        <w:rPr>
          <w:szCs w:val="20"/>
        </w:rPr>
        <w:t>Timemixer</w:t>
      </w:r>
      <w:proofErr w:type="spellEnd"/>
      <w:r w:rsidRPr="002331DD">
        <w:rPr>
          <w:szCs w:val="20"/>
        </w:rPr>
        <w:t xml:space="preserve">++: A general time series pattern machine for universal predictive analysis[J]. </w:t>
      </w:r>
      <w:proofErr w:type="spellStart"/>
      <w:r w:rsidRPr="002331DD">
        <w:rPr>
          <w:szCs w:val="20"/>
        </w:rPr>
        <w:t>arXiv</w:t>
      </w:r>
      <w:proofErr w:type="spellEnd"/>
      <w:r w:rsidRPr="002331DD">
        <w:rPr>
          <w:szCs w:val="20"/>
        </w:rPr>
        <w:t xml:space="preserve"> preprint arXiv:2410.16032, 2024</w:t>
      </w:r>
      <w:r w:rsidRPr="002331DD">
        <w:rPr>
          <w:rFonts w:hint="eastAsia"/>
          <w:szCs w:val="20"/>
        </w:rPr>
        <w:t>.</w:t>
      </w:r>
      <w:bookmarkEnd w:id="45"/>
    </w:p>
    <w:p w14:paraId="5464DA2C" w14:textId="77777777" w:rsidR="00D41848" w:rsidRPr="002331DD" w:rsidRDefault="00D41848" w:rsidP="00FC3F10">
      <w:pPr>
        <w:numPr>
          <w:ilvl w:val="0"/>
          <w:numId w:val="13"/>
        </w:numPr>
        <w:spacing w:before="120"/>
        <w:ind w:left="0" w:firstLineChars="0" w:firstLine="0"/>
        <w:rPr>
          <w:szCs w:val="20"/>
        </w:rPr>
      </w:pPr>
      <w:bookmarkStart w:id="46" w:name="_Ref200399703"/>
      <w:r w:rsidRPr="002331DD">
        <w:rPr>
          <w:szCs w:val="20"/>
        </w:rPr>
        <w:t xml:space="preserve">Gong Z, Tang Y, Liang J. </w:t>
      </w:r>
      <w:proofErr w:type="spellStart"/>
      <w:r w:rsidRPr="002331DD">
        <w:rPr>
          <w:szCs w:val="20"/>
        </w:rPr>
        <w:t>Patchmixer</w:t>
      </w:r>
      <w:proofErr w:type="spellEnd"/>
      <w:r w:rsidRPr="002331DD">
        <w:rPr>
          <w:szCs w:val="20"/>
        </w:rPr>
        <w:t xml:space="preserve">: A patch-mixing architecture for long-term time series forecasting[J]. </w:t>
      </w:r>
      <w:proofErr w:type="spellStart"/>
      <w:r w:rsidRPr="002331DD">
        <w:rPr>
          <w:szCs w:val="20"/>
        </w:rPr>
        <w:t>arXiv</w:t>
      </w:r>
      <w:proofErr w:type="spellEnd"/>
      <w:r w:rsidRPr="002331DD">
        <w:rPr>
          <w:szCs w:val="20"/>
        </w:rPr>
        <w:t xml:space="preserve"> preprint arXiv:2310.00655, 2023</w:t>
      </w:r>
      <w:r w:rsidRPr="002331DD">
        <w:rPr>
          <w:rFonts w:hint="eastAsia"/>
          <w:szCs w:val="20"/>
        </w:rPr>
        <w:t>.</w:t>
      </w:r>
      <w:bookmarkEnd w:id="46"/>
    </w:p>
    <w:p w14:paraId="3C12B3EF" w14:textId="77777777" w:rsidR="00D41848" w:rsidRPr="002331DD" w:rsidRDefault="00D41848" w:rsidP="00FC3F10">
      <w:pPr>
        <w:numPr>
          <w:ilvl w:val="0"/>
          <w:numId w:val="13"/>
        </w:numPr>
        <w:spacing w:before="120"/>
        <w:ind w:left="0" w:firstLineChars="0" w:firstLine="0"/>
        <w:rPr>
          <w:szCs w:val="20"/>
        </w:rPr>
      </w:pPr>
      <w:bookmarkStart w:id="47" w:name="_Ref200399715"/>
      <w:r w:rsidRPr="002331DD">
        <w:rPr>
          <w:szCs w:val="20"/>
        </w:rPr>
        <w:t xml:space="preserve">Wang S, Wu H, Shi X, et al. </w:t>
      </w:r>
      <w:proofErr w:type="spellStart"/>
      <w:r w:rsidRPr="002331DD">
        <w:rPr>
          <w:szCs w:val="20"/>
        </w:rPr>
        <w:t>Timemixer</w:t>
      </w:r>
      <w:proofErr w:type="spellEnd"/>
      <w:r w:rsidRPr="002331DD">
        <w:rPr>
          <w:szCs w:val="20"/>
        </w:rPr>
        <w:t xml:space="preserve">: Decomposable multiscale mixing for time series forecasting[J]. </w:t>
      </w:r>
      <w:proofErr w:type="spellStart"/>
      <w:r w:rsidRPr="002331DD">
        <w:rPr>
          <w:szCs w:val="20"/>
        </w:rPr>
        <w:t>arXiv</w:t>
      </w:r>
      <w:proofErr w:type="spellEnd"/>
      <w:r w:rsidRPr="002331DD">
        <w:rPr>
          <w:szCs w:val="20"/>
        </w:rPr>
        <w:t xml:space="preserve"> preprint arXiv:2405.14616, 2024</w:t>
      </w:r>
      <w:r w:rsidRPr="002331DD">
        <w:rPr>
          <w:rFonts w:hint="eastAsia"/>
          <w:szCs w:val="20"/>
        </w:rPr>
        <w:t>.</w:t>
      </w:r>
      <w:bookmarkEnd w:id="47"/>
    </w:p>
    <w:p w14:paraId="348DAB85" w14:textId="77777777" w:rsidR="00D41848" w:rsidRPr="002331DD" w:rsidRDefault="00D41848" w:rsidP="00FC3F10">
      <w:pPr>
        <w:numPr>
          <w:ilvl w:val="0"/>
          <w:numId w:val="13"/>
        </w:numPr>
        <w:spacing w:before="120"/>
        <w:ind w:left="0" w:firstLineChars="0" w:firstLine="0"/>
        <w:rPr>
          <w:szCs w:val="20"/>
        </w:rPr>
      </w:pPr>
      <w:bookmarkStart w:id="48" w:name="_Ref200399726"/>
      <w:r w:rsidRPr="002331DD">
        <w:rPr>
          <w:szCs w:val="20"/>
        </w:rPr>
        <w:t xml:space="preserve">Liu Y, Wu H, Wang J, et al. </w:t>
      </w:r>
      <w:proofErr w:type="gramStart"/>
      <w:r w:rsidRPr="002331DD">
        <w:rPr>
          <w:szCs w:val="20"/>
        </w:rPr>
        <w:t>Non-stationary</w:t>
      </w:r>
      <w:proofErr w:type="gramEnd"/>
      <w:r w:rsidRPr="002331DD">
        <w:rPr>
          <w:szCs w:val="20"/>
        </w:rPr>
        <w:t xml:space="preserve"> transformers: Exploring the stationarity in time series forecasting[J]. Advances in neural information processing systems, 2022, 35: 9881-9893</w:t>
      </w:r>
      <w:r w:rsidRPr="002331DD">
        <w:rPr>
          <w:rFonts w:hint="eastAsia"/>
          <w:szCs w:val="20"/>
        </w:rPr>
        <w:t>.</w:t>
      </w:r>
      <w:bookmarkEnd w:id="48"/>
    </w:p>
    <w:p w14:paraId="39F9E309" w14:textId="77777777" w:rsidR="00D41848" w:rsidRPr="002331DD" w:rsidRDefault="00D41848" w:rsidP="00FC3F10">
      <w:pPr>
        <w:numPr>
          <w:ilvl w:val="0"/>
          <w:numId w:val="13"/>
        </w:numPr>
        <w:spacing w:before="120"/>
        <w:ind w:left="0" w:firstLineChars="0" w:firstLine="0"/>
        <w:rPr>
          <w:szCs w:val="20"/>
        </w:rPr>
      </w:pPr>
      <w:bookmarkStart w:id="49" w:name="_Ref200399738"/>
      <w:r w:rsidRPr="002331DD">
        <w:rPr>
          <w:szCs w:val="20"/>
        </w:rPr>
        <w:t>Zeng A, Chen M, Zhang L, et al. Are transformers effective for time series forecasting?[C]//Proceedings of the AAAI conference on artificial intelligence. 2023, 37(9): 11121-11128</w:t>
      </w:r>
      <w:r w:rsidRPr="002331DD">
        <w:rPr>
          <w:rFonts w:hint="eastAsia"/>
          <w:szCs w:val="20"/>
        </w:rPr>
        <w:t>.</w:t>
      </w:r>
      <w:bookmarkEnd w:id="49"/>
    </w:p>
    <w:p w14:paraId="4287A251" w14:textId="77777777" w:rsidR="00D41848" w:rsidRPr="002331DD" w:rsidRDefault="00D41848" w:rsidP="00FC3F10">
      <w:pPr>
        <w:numPr>
          <w:ilvl w:val="0"/>
          <w:numId w:val="13"/>
        </w:numPr>
        <w:spacing w:before="120"/>
        <w:ind w:left="0" w:firstLineChars="0" w:firstLine="0"/>
        <w:rPr>
          <w:szCs w:val="20"/>
        </w:rPr>
      </w:pPr>
      <w:bookmarkStart w:id="50" w:name="_Ref200399746"/>
      <w:r w:rsidRPr="002331DD">
        <w:rPr>
          <w:szCs w:val="20"/>
        </w:rPr>
        <w:t xml:space="preserve">Akbar J U M, Kamarulzaman S F, </w:t>
      </w:r>
      <w:proofErr w:type="spellStart"/>
      <w:r w:rsidRPr="002331DD">
        <w:rPr>
          <w:szCs w:val="20"/>
        </w:rPr>
        <w:t>Muzahid</w:t>
      </w:r>
      <w:proofErr w:type="spellEnd"/>
      <w:r w:rsidRPr="002331DD">
        <w:rPr>
          <w:szCs w:val="20"/>
        </w:rPr>
        <w:t xml:space="preserve"> A J M, et al. A comprehensive review on deep learning assisted computer vision techniques for smart greenhouse agriculture[J]. IEEE Access, 2024, 12: 4485-4522</w:t>
      </w:r>
      <w:r w:rsidRPr="002331DD">
        <w:rPr>
          <w:rFonts w:hint="eastAsia"/>
          <w:szCs w:val="20"/>
        </w:rPr>
        <w:t>.</w:t>
      </w:r>
      <w:bookmarkEnd w:id="50"/>
    </w:p>
    <w:p w14:paraId="686AD34B" w14:textId="77777777" w:rsidR="00D41848" w:rsidRPr="002331DD" w:rsidRDefault="00D41848" w:rsidP="00FC3F10">
      <w:pPr>
        <w:numPr>
          <w:ilvl w:val="0"/>
          <w:numId w:val="13"/>
        </w:numPr>
        <w:spacing w:before="120"/>
        <w:ind w:left="0" w:firstLineChars="0" w:firstLine="0"/>
        <w:rPr>
          <w:szCs w:val="20"/>
        </w:rPr>
      </w:pPr>
      <w:bookmarkStart w:id="51" w:name="_Ref200399752"/>
      <w:r w:rsidRPr="002331DD">
        <w:rPr>
          <w:szCs w:val="20"/>
        </w:rPr>
        <w:t>Li L, Cheng K W E, Pan J F. Design and application of intelligent control system for greenhouse environment[C]//2017 7th international conference on power electronics systems and applications-smart mobility, power transfer &amp; security (PESA). IEEE, 2017: 1-5</w:t>
      </w:r>
      <w:r w:rsidRPr="002331DD">
        <w:rPr>
          <w:rFonts w:hint="eastAsia"/>
          <w:szCs w:val="20"/>
        </w:rPr>
        <w:t>.</w:t>
      </w:r>
      <w:bookmarkEnd w:id="51"/>
    </w:p>
    <w:p w14:paraId="6538C43A" w14:textId="77777777" w:rsidR="00D41848" w:rsidRPr="002331DD" w:rsidRDefault="00D41848" w:rsidP="00FC3F10">
      <w:pPr>
        <w:numPr>
          <w:ilvl w:val="0"/>
          <w:numId w:val="13"/>
        </w:numPr>
        <w:spacing w:before="120"/>
        <w:ind w:left="0" w:firstLineChars="0" w:firstLine="0"/>
        <w:rPr>
          <w:szCs w:val="20"/>
        </w:rPr>
      </w:pPr>
      <w:bookmarkStart w:id="52" w:name="_Ref200399758"/>
      <w:r w:rsidRPr="002331DD">
        <w:rPr>
          <w:szCs w:val="20"/>
        </w:rPr>
        <w:t xml:space="preserve">Ding J T, Tu H Y, Zang Z L, et al. Precise control and prediction of the greenhouse growth environment of Dendrobium </w:t>
      </w:r>
      <w:proofErr w:type="spellStart"/>
      <w:r w:rsidRPr="002331DD">
        <w:rPr>
          <w:szCs w:val="20"/>
        </w:rPr>
        <w:t>candidum</w:t>
      </w:r>
      <w:proofErr w:type="spellEnd"/>
      <w:r w:rsidRPr="002331DD">
        <w:rPr>
          <w:szCs w:val="20"/>
        </w:rPr>
        <w:t>[J]. Computers and electronics in agriculture, 2018, 151: 453-459</w:t>
      </w:r>
      <w:r w:rsidRPr="002331DD">
        <w:rPr>
          <w:rFonts w:hint="eastAsia"/>
          <w:szCs w:val="20"/>
        </w:rPr>
        <w:t>.</w:t>
      </w:r>
      <w:bookmarkEnd w:id="52"/>
    </w:p>
    <w:p w14:paraId="108ECB87" w14:textId="3850A994" w:rsidR="003F727A" w:rsidRPr="002331DD" w:rsidRDefault="003F727A" w:rsidP="00FC3F10">
      <w:pPr>
        <w:numPr>
          <w:ilvl w:val="0"/>
          <w:numId w:val="13"/>
        </w:numPr>
        <w:spacing w:before="120"/>
        <w:ind w:left="0" w:firstLineChars="0" w:firstLine="0"/>
        <w:rPr>
          <w:szCs w:val="20"/>
        </w:rPr>
      </w:pPr>
      <w:bookmarkStart w:id="53" w:name="_Ref213844561"/>
      <w:r w:rsidRPr="002331DD">
        <w:rPr>
          <w:szCs w:val="20"/>
        </w:rPr>
        <w:t>Ojo M O, Zahid A. Deep learning in controlled environment agriculture: A review of recent advancements, challenges and prospects[J]. Sensors, 2022, 22(20): 7965.</w:t>
      </w:r>
      <w:bookmarkEnd w:id="53"/>
    </w:p>
    <w:p w14:paraId="291323CF" w14:textId="4FFCFFAD" w:rsidR="00384A70" w:rsidRPr="002331DD" w:rsidRDefault="00384A70" w:rsidP="00FC3F10">
      <w:pPr>
        <w:numPr>
          <w:ilvl w:val="0"/>
          <w:numId w:val="13"/>
        </w:numPr>
        <w:spacing w:before="120"/>
        <w:ind w:left="0" w:firstLineChars="0" w:firstLine="0"/>
        <w:rPr>
          <w:szCs w:val="20"/>
        </w:rPr>
      </w:pPr>
      <w:bookmarkStart w:id="54" w:name="_Ref213837977"/>
      <w:r w:rsidRPr="002331DD">
        <w:rPr>
          <w:szCs w:val="20"/>
        </w:rPr>
        <w:t>Esparza-Gómez J M, Guerrero-Osuna H A, Ornelas-Vargas G, et al. Deep Learning for greenhouse internal temperature forecast[J]. International Journal of Combinatorial Optimization Problems &amp; Informatics, 2023, 14(1).</w:t>
      </w:r>
      <w:bookmarkEnd w:id="54"/>
    </w:p>
    <w:p w14:paraId="4A2249E9" w14:textId="692FD51A" w:rsidR="006D47C0" w:rsidRPr="002331DD" w:rsidRDefault="006D47C0" w:rsidP="00FC3F10">
      <w:pPr>
        <w:numPr>
          <w:ilvl w:val="0"/>
          <w:numId w:val="13"/>
        </w:numPr>
        <w:spacing w:before="120"/>
        <w:ind w:left="0" w:firstLineChars="0" w:firstLine="0"/>
        <w:rPr>
          <w:szCs w:val="20"/>
        </w:rPr>
      </w:pPr>
      <w:bookmarkStart w:id="55" w:name="_Ref213838646"/>
      <w:r w:rsidRPr="002331DD">
        <w:rPr>
          <w:szCs w:val="20"/>
        </w:rPr>
        <w:t>Zhou W, Liu S, Guo J, et al. ARIMA-Kriging and GWO-BiLSTM Multi-Model Coupling in Greenhouse Temperature Prediction[J]. Agriculture, 2025, 15(8): 900.</w:t>
      </w:r>
      <w:bookmarkEnd w:id="55"/>
    </w:p>
    <w:p w14:paraId="66C7BC16" w14:textId="1728C59D" w:rsidR="00C0279D" w:rsidRPr="002331DD" w:rsidRDefault="00C0279D" w:rsidP="00FC3F10">
      <w:pPr>
        <w:numPr>
          <w:ilvl w:val="0"/>
          <w:numId w:val="13"/>
        </w:numPr>
        <w:spacing w:before="120"/>
        <w:ind w:left="0" w:firstLineChars="0" w:firstLine="0"/>
        <w:rPr>
          <w:szCs w:val="20"/>
        </w:rPr>
      </w:pPr>
      <w:bookmarkStart w:id="56" w:name="_Ref213844909"/>
      <w:r w:rsidRPr="002331DD">
        <w:rPr>
          <w:szCs w:val="20"/>
        </w:rPr>
        <w:t>Zhou H, Zhang S, Peng J, et al. Informer: Beyond efficient transformer for long sequence time-series forecasting[C]//Proceedings of the AAAI conference on artificial intelligence. 2021, 35(12): 11106-11115.</w:t>
      </w:r>
      <w:bookmarkEnd w:id="56"/>
    </w:p>
    <w:p w14:paraId="5A3687E1" w14:textId="4E98D2B9" w:rsidR="004707F8" w:rsidRPr="002331DD" w:rsidRDefault="004707F8" w:rsidP="00FC3F10">
      <w:pPr>
        <w:numPr>
          <w:ilvl w:val="0"/>
          <w:numId w:val="13"/>
        </w:numPr>
        <w:spacing w:before="120"/>
        <w:ind w:left="0" w:firstLineChars="0" w:firstLine="0"/>
        <w:rPr>
          <w:szCs w:val="20"/>
        </w:rPr>
      </w:pPr>
      <w:bookmarkStart w:id="57" w:name="_Ref213845010"/>
      <w:r w:rsidRPr="002331DD">
        <w:rPr>
          <w:szCs w:val="20"/>
        </w:rPr>
        <w:t xml:space="preserve">Wu H, Xu J, Wang J, et al. Autoformer: Decomposition transformers with </w:t>
      </w:r>
      <w:proofErr w:type="gramStart"/>
      <w:r w:rsidRPr="002331DD">
        <w:rPr>
          <w:szCs w:val="20"/>
        </w:rPr>
        <w:t>auto-correlation</w:t>
      </w:r>
      <w:proofErr w:type="gramEnd"/>
      <w:r w:rsidRPr="002331DD">
        <w:rPr>
          <w:szCs w:val="20"/>
        </w:rPr>
        <w:t xml:space="preserve"> for long-term series forecasting[J]. Advances in neural information processing systems, 2021, 34: 22419-22430.</w:t>
      </w:r>
      <w:bookmarkEnd w:id="57"/>
    </w:p>
    <w:p w14:paraId="29A72CD0" w14:textId="583654FA" w:rsidR="00D908DC" w:rsidRPr="002331DD" w:rsidRDefault="00D908DC" w:rsidP="00FC3F10">
      <w:pPr>
        <w:numPr>
          <w:ilvl w:val="0"/>
          <w:numId w:val="13"/>
        </w:numPr>
        <w:spacing w:before="120"/>
        <w:ind w:left="0" w:firstLineChars="0" w:firstLine="0"/>
        <w:rPr>
          <w:szCs w:val="20"/>
        </w:rPr>
      </w:pPr>
      <w:bookmarkStart w:id="58" w:name="_Ref213845291"/>
      <w:r w:rsidRPr="002331DD">
        <w:rPr>
          <w:szCs w:val="20"/>
        </w:rPr>
        <w:lastRenderedPageBreak/>
        <w:t xml:space="preserve">Nie Y. A Time Series is Worth 64Words: Long-term Forecasting with Transformers[J]. </w:t>
      </w:r>
      <w:proofErr w:type="spellStart"/>
      <w:r w:rsidRPr="002331DD">
        <w:rPr>
          <w:szCs w:val="20"/>
        </w:rPr>
        <w:t>arXiv</w:t>
      </w:r>
      <w:proofErr w:type="spellEnd"/>
      <w:r w:rsidRPr="002331DD">
        <w:rPr>
          <w:szCs w:val="20"/>
        </w:rPr>
        <w:t xml:space="preserve"> preprint arXiv:2211.14730, 2022.</w:t>
      </w:r>
      <w:bookmarkEnd w:id="58"/>
    </w:p>
    <w:p w14:paraId="0F5AD8FC" w14:textId="20E18752" w:rsidR="00394FF8" w:rsidRPr="002331DD" w:rsidRDefault="00394FF8">
      <w:pPr>
        <w:pStyle w:val="11"/>
        <w:ind w:firstLine="420"/>
      </w:pPr>
    </w:p>
    <w:sectPr w:rsidR="00394FF8" w:rsidRPr="002331DD">
      <w:headerReference w:type="even" r:id="rId16"/>
      <w:headerReference w:type="default" r:id="rId17"/>
      <w:footerReference w:type="even" r:id="rId18"/>
      <w:footerReference w:type="default" r:id="rId19"/>
      <w:headerReference w:type="first" r:id="rId20"/>
      <w:footerReference w:type="first" r:id="rId21"/>
      <w:pgSz w:w="11906" w:h="16838"/>
      <w:pgMar w:top="1440" w:right="1418" w:bottom="1440" w:left="1418"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 w:date="2025-11-11T14:29:00Z" w:initials="X">
    <w:p w14:paraId="5A6FDFBB" w14:textId="77777777" w:rsidR="00AA2B14" w:rsidRDefault="00AA2B14" w:rsidP="00AA2B14">
      <w:pPr>
        <w:pStyle w:val="a5"/>
        <w:ind w:firstLine="420"/>
      </w:pPr>
      <w:r>
        <w:rPr>
          <w:rStyle w:val="afa"/>
        </w:rPr>
        <w:annotationRef/>
      </w:r>
      <w:r>
        <w:rPr>
          <w:rFonts w:hint="eastAsia"/>
        </w:rPr>
        <w:t>放到前面</w:t>
      </w:r>
    </w:p>
  </w:comment>
  <w:comment w:id="1" w:author="振国 杨" w:date="2025-11-12T10:32:00Z" w:initials="振杨">
    <w:p w14:paraId="126D3C7C" w14:textId="77777777" w:rsidR="00AA2B14" w:rsidRDefault="00AA2B14" w:rsidP="00AA2B14">
      <w:pPr>
        <w:pStyle w:val="a5"/>
        <w:ind w:firstLineChars="0" w:firstLine="0"/>
      </w:pPr>
      <w:r>
        <w:rPr>
          <w:rStyle w:val="afa"/>
        </w:rPr>
        <w:annotationRef/>
      </w:r>
      <w:r>
        <w:t>1</w:t>
      </w:r>
    </w:p>
  </w:comment>
  <w:comment w:id="2" w:author="X" w:date="2025-11-11T14:26:00Z" w:initials="X">
    <w:p w14:paraId="09C45F7E" w14:textId="3194D815" w:rsidR="00DE0611" w:rsidRDefault="00DE0611">
      <w:pPr>
        <w:pStyle w:val="a5"/>
        <w:ind w:firstLine="420"/>
      </w:pPr>
      <w:r>
        <w:rPr>
          <w:rStyle w:val="afa"/>
        </w:rPr>
        <w:annotationRef/>
      </w:r>
      <w:r>
        <w:rPr>
          <w:rFonts w:hint="eastAsia"/>
        </w:rPr>
        <w:t>解释温室环境变量预测在做什么</w:t>
      </w:r>
    </w:p>
  </w:comment>
  <w:comment w:id="3" w:author="振国 杨" w:date="2025-11-12T10:32:00Z" w:initials="振杨">
    <w:p w14:paraId="1A2DC468" w14:textId="77777777" w:rsidR="00AA2B14" w:rsidRDefault="00AA2B14" w:rsidP="00AA2B14">
      <w:pPr>
        <w:pStyle w:val="a5"/>
        <w:ind w:firstLineChars="0" w:firstLine="0"/>
      </w:pPr>
      <w:r>
        <w:rPr>
          <w:rStyle w:val="afa"/>
        </w:rPr>
        <w:annotationRef/>
      </w:r>
      <w:r>
        <w:t>1</w:t>
      </w:r>
    </w:p>
  </w:comment>
  <w:comment w:id="5" w:author="X" w:date="2025-11-11T14:32:00Z" w:initials="X">
    <w:p w14:paraId="1FE2C865" w14:textId="2F81711F" w:rsidR="008C3464" w:rsidRDefault="008C3464">
      <w:pPr>
        <w:pStyle w:val="a5"/>
        <w:ind w:firstLine="420"/>
      </w:pPr>
      <w:r>
        <w:rPr>
          <w:rStyle w:val="afa"/>
        </w:rPr>
        <w:annotationRef/>
      </w:r>
      <w:r>
        <w:rPr>
          <w:rFonts w:hint="eastAsia"/>
        </w:rPr>
        <w:t>参考文献</w:t>
      </w:r>
    </w:p>
  </w:comment>
  <w:comment w:id="6" w:author="振国 杨" w:date="2025-11-12T12:57:00Z" w:initials="振杨">
    <w:p w14:paraId="7DEA061A" w14:textId="77777777" w:rsidR="00B117FE" w:rsidRDefault="00B117FE" w:rsidP="00B117FE">
      <w:pPr>
        <w:pStyle w:val="a5"/>
        <w:ind w:firstLineChars="0" w:firstLine="0"/>
      </w:pPr>
      <w:r>
        <w:rPr>
          <w:rStyle w:val="afa"/>
        </w:rPr>
        <w:annotationRef/>
      </w:r>
      <w:r>
        <w:rPr>
          <w:rFonts w:hint="eastAsia"/>
        </w:rPr>
        <w:t>已添加</w:t>
      </w:r>
    </w:p>
  </w:comment>
  <w:comment w:id="8" w:author="X" w:date="2025-11-11T14:30:00Z" w:initials="X">
    <w:p w14:paraId="66899503" w14:textId="223CA5D2" w:rsidR="00DE0611" w:rsidRDefault="00DE0611">
      <w:pPr>
        <w:pStyle w:val="a5"/>
        <w:ind w:firstLine="420"/>
      </w:pPr>
      <w:r>
        <w:rPr>
          <w:rStyle w:val="afa"/>
        </w:rPr>
        <w:annotationRef/>
      </w:r>
      <w:r>
        <w:rPr>
          <w:rFonts w:hint="eastAsia"/>
        </w:rPr>
        <w:t>中文全称，英文全称，英文缩写</w:t>
      </w:r>
    </w:p>
  </w:comment>
  <w:comment w:id="9" w:author="振国 杨" w:date="2025-11-12T12:58:00Z" w:initials="振杨">
    <w:p w14:paraId="5B672880" w14:textId="77777777" w:rsidR="00CF1544" w:rsidRDefault="00CF1544" w:rsidP="00CF1544">
      <w:pPr>
        <w:pStyle w:val="a5"/>
        <w:ind w:firstLineChars="0" w:firstLine="0"/>
      </w:pPr>
      <w:r>
        <w:rPr>
          <w:rStyle w:val="afa"/>
        </w:rPr>
        <w:annotationRef/>
      </w:r>
      <w:r>
        <w:t>1</w:t>
      </w:r>
    </w:p>
  </w:comment>
  <w:comment w:id="40" w:author="X" w:date="2025-11-11T14:44:00Z" w:initials="X">
    <w:p w14:paraId="7EA5D84E" w14:textId="4E14243E" w:rsidR="003D10DC" w:rsidRDefault="003D10DC">
      <w:pPr>
        <w:pStyle w:val="a5"/>
        <w:ind w:firstLine="420"/>
      </w:pPr>
      <w:r>
        <w:rPr>
          <w:rStyle w:val="afa"/>
        </w:rPr>
        <w:annotationRef/>
      </w:r>
      <w:r>
        <w:rPr>
          <w:rFonts w:hint="eastAsia"/>
        </w:rPr>
        <w:t>描述模型包括几个部分，每个部分简要介绍</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6FDFBB" w15:done="0"/>
  <w15:commentEx w15:paraId="126D3C7C" w15:paraIdParent="5A6FDFBB" w15:done="0"/>
  <w15:commentEx w15:paraId="09C45F7E" w15:done="0"/>
  <w15:commentEx w15:paraId="1A2DC468" w15:paraIdParent="09C45F7E" w15:done="0"/>
  <w15:commentEx w15:paraId="1FE2C865" w15:done="0"/>
  <w15:commentEx w15:paraId="7DEA061A" w15:paraIdParent="1FE2C865" w15:done="0"/>
  <w15:commentEx w15:paraId="66899503" w15:done="0"/>
  <w15:commentEx w15:paraId="5B672880" w15:paraIdParent="66899503" w15:done="0"/>
  <w15:commentEx w15:paraId="7EA5D8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064E72" w16cex:dateUtc="2025-11-12T02:32:00Z"/>
  <w16cex:commentExtensible w16cex:durableId="192C2F3E" w16cex:dateUtc="2025-11-12T02:32:00Z"/>
  <w16cex:commentExtensible w16cex:durableId="42BAC5C2" w16cex:dateUtc="2025-11-12T04:57:00Z"/>
  <w16cex:commentExtensible w16cex:durableId="26DBFA67" w16cex:dateUtc="2025-11-12T0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6FDFBB" w16cid:durableId="06D6794B"/>
  <w16cid:commentId w16cid:paraId="126D3C7C" w16cid:durableId="55064E72"/>
  <w16cid:commentId w16cid:paraId="09C45F7E" w16cid:durableId="2CBDC60E"/>
  <w16cid:commentId w16cid:paraId="1A2DC468" w16cid:durableId="192C2F3E"/>
  <w16cid:commentId w16cid:paraId="1FE2C865" w16cid:durableId="2CBDC783"/>
  <w16cid:commentId w16cid:paraId="7DEA061A" w16cid:durableId="42BAC5C2"/>
  <w16cid:commentId w16cid:paraId="66899503" w16cid:durableId="2CBDC6FB"/>
  <w16cid:commentId w16cid:paraId="5B672880" w16cid:durableId="26DBFA67"/>
  <w16cid:commentId w16cid:paraId="7EA5D84E" w16cid:durableId="2CBDCA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5A70A" w14:textId="77777777" w:rsidR="00FF0D82" w:rsidRDefault="00FF0D82" w:rsidP="00A61B8D">
      <w:pPr>
        <w:ind w:firstLine="420"/>
      </w:pPr>
      <w:r>
        <w:separator/>
      </w:r>
    </w:p>
  </w:endnote>
  <w:endnote w:type="continuationSeparator" w:id="0">
    <w:p w14:paraId="4B204C9E" w14:textId="77777777" w:rsidR="00FF0D82" w:rsidRDefault="00FF0D82" w:rsidP="00A61B8D">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904ED" w14:textId="77777777" w:rsidR="00DE0611" w:rsidRDefault="00DE0611">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9F0D5" w14:textId="77777777" w:rsidR="00DE0611" w:rsidRDefault="00DE0611">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962DB" w14:textId="77777777" w:rsidR="00DE0611" w:rsidRDefault="00DE0611">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74822" w14:textId="77777777" w:rsidR="00FF0D82" w:rsidRDefault="00FF0D82" w:rsidP="00A61B8D">
      <w:pPr>
        <w:ind w:firstLine="420"/>
      </w:pPr>
      <w:r>
        <w:separator/>
      </w:r>
    </w:p>
  </w:footnote>
  <w:footnote w:type="continuationSeparator" w:id="0">
    <w:p w14:paraId="4FB6B259" w14:textId="77777777" w:rsidR="00FF0D82" w:rsidRDefault="00FF0D82" w:rsidP="00A61B8D">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06C2A" w14:textId="77777777" w:rsidR="00DE0611" w:rsidRDefault="00DE0611">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6620" w14:textId="77777777" w:rsidR="00DE0611" w:rsidRDefault="00DE0611">
    <w:pPr>
      <w:pStyle w:val="ad"/>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BF8D4" w14:textId="77777777" w:rsidR="00DE0611" w:rsidRDefault="00DE0611">
    <w:pPr>
      <w:pStyle w:val="a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A3D"/>
    <w:multiLevelType w:val="multilevel"/>
    <w:tmpl w:val="00241A3D"/>
    <w:lvl w:ilvl="0">
      <w:start w:val="1"/>
      <w:numFmt w:val="decimal"/>
      <w:lvlText w:val="（%1）"/>
      <w:lvlJc w:val="left"/>
      <w:pPr>
        <w:ind w:left="42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5391B2E"/>
    <w:multiLevelType w:val="multilevel"/>
    <w:tmpl w:val="05391B2E"/>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2AC62F8"/>
    <w:multiLevelType w:val="multilevel"/>
    <w:tmpl w:val="22AC62F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92A713A"/>
    <w:multiLevelType w:val="multilevel"/>
    <w:tmpl w:val="292A713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44E016AB"/>
    <w:multiLevelType w:val="multilevel"/>
    <w:tmpl w:val="44E016A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7D3280B"/>
    <w:multiLevelType w:val="multilevel"/>
    <w:tmpl w:val="47D3280B"/>
    <w:lvl w:ilvl="0">
      <w:start w:val="3"/>
      <w:numFmt w:val="japaneseCounting"/>
      <w:lvlText w:val="%1、"/>
      <w:lvlJc w:val="left"/>
      <w:pPr>
        <w:ind w:left="4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C3E42C"/>
    <w:multiLevelType w:val="multilevel"/>
    <w:tmpl w:val="49C3E42C"/>
    <w:lvl w:ilvl="0">
      <w:start w:val="1"/>
      <w:numFmt w:val="decimal"/>
      <w:suff w:val="nothing"/>
      <w:lvlText w:val="%1、"/>
      <w:lvlJc w:val="left"/>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4D410AD7"/>
    <w:multiLevelType w:val="multilevel"/>
    <w:tmpl w:val="4D410AD7"/>
    <w:lvl w:ilvl="0">
      <w:start w:val="1"/>
      <w:numFmt w:val="decimal"/>
      <w:lvlText w:val="（%1）"/>
      <w:lvlJc w:val="left"/>
      <w:pPr>
        <w:ind w:left="42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 w15:restartNumberingAfterBreak="0">
    <w:nsid w:val="50ED5ACE"/>
    <w:multiLevelType w:val="hybridMultilevel"/>
    <w:tmpl w:val="02BA0C36"/>
    <w:lvl w:ilvl="0" w:tplc="DD92ECCE">
      <w:start w:val="1"/>
      <w:numFmt w:val="chineseCountingThousand"/>
      <w:suff w:val="nothing"/>
      <w:lvlText w:val="%1、"/>
      <w:lvlJc w:val="left"/>
      <w:pPr>
        <w:ind w:left="750" w:hanging="750"/>
      </w:pPr>
      <w:rPr>
        <w:rFonts w:ascii="黑体" w:eastAsia="黑体" w:hAnsi="黑体"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D96F4F0"/>
    <w:multiLevelType w:val="singleLevel"/>
    <w:tmpl w:val="5D96F4F0"/>
    <w:lvl w:ilvl="0">
      <w:start w:val="4"/>
      <w:numFmt w:val="decimal"/>
      <w:suff w:val="nothing"/>
      <w:lvlText w:val="（%1）"/>
      <w:lvlJc w:val="left"/>
    </w:lvl>
  </w:abstractNum>
  <w:abstractNum w:abstractNumId="10" w15:restartNumberingAfterBreak="0">
    <w:nsid w:val="66120637"/>
    <w:multiLevelType w:val="multilevel"/>
    <w:tmpl w:val="6612063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C2A485F"/>
    <w:multiLevelType w:val="hybridMultilevel"/>
    <w:tmpl w:val="F29CF3AA"/>
    <w:lvl w:ilvl="0" w:tplc="1B84DA72">
      <w:numFmt w:val="bullet"/>
      <w:lvlText w:val="-"/>
      <w:lvlJc w:val="left"/>
      <w:pPr>
        <w:ind w:left="570" w:hanging="360"/>
      </w:pPr>
      <w:rPr>
        <w:rFonts w:ascii="宋体" w:eastAsia="宋体" w:hAnsi="宋体" w:cstheme="minorBidi" w:hint="eastAsia"/>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2" w15:restartNumberingAfterBreak="0">
    <w:nsid w:val="7241CE37"/>
    <w:multiLevelType w:val="singleLevel"/>
    <w:tmpl w:val="7241CE37"/>
    <w:lvl w:ilvl="0">
      <w:start w:val="1"/>
      <w:numFmt w:val="decimal"/>
      <w:suff w:val="nothing"/>
      <w:lvlText w:val="%1）"/>
      <w:lvlJc w:val="left"/>
    </w:lvl>
  </w:abstractNum>
  <w:num w:numId="1" w16cid:durableId="1359967980">
    <w:abstractNumId w:val="5"/>
  </w:num>
  <w:num w:numId="2" w16cid:durableId="344523749">
    <w:abstractNumId w:val="2"/>
  </w:num>
  <w:num w:numId="3" w16cid:durableId="1427767674">
    <w:abstractNumId w:val="12"/>
  </w:num>
  <w:num w:numId="4" w16cid:durableId="12084914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8833298">
    <w:abstractNumId w:val="7"/>
  </w:num>
  <w:num w:numId="6" w16cid:durableId="1477795407">
    <w:abstractNumId w:val="10"/>
  </w:num>
  <w:num w:numId="7" w16cid:durableId="1057050475">
    <w:abstractNumId w:val="3"/>
  </w:num>
  <w:num w:numId="8" w16cid:durableId="1496996853">
    <w:abstractNumId w:val="11"/>
  </w:num>
  <w:num w:numId="9" w16cid:durableId="862279836">
    <w:abstractNumId w:val="8"/>
  </w:num>
  <w:num w:numId="10" w16cid:durableId="1880047041">
    <w:abstractNumId w:val="4"/>
  </w:num>
  <w:num w:numId="11" w16cid:durableId="1133475768">
    <w:abstractNumId w:val="9"/>
  </w:num>
  <w:num w:numId="12" w16cid:durableId="447313638">
    <w:abstractNumId w:val="6"/>
  </w:num>
  <w:num w:numId="13" w16cid:durableId="153885574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
    <w15:presenceInfo w15:providerId="None" w15:userId="X"/>
  </w15:person>
  <w15:person w15:author="振国 杨">
    <w15:presenceInfo w15:providerId="Windows Live" w15:userId="9f30956538b91b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zNDO1sDAwsLA0MzFT0lEKTi0uzszPAykwrgUA+LuHBSwAAAA="/>
    <w:docVar w:name="commondata" w:val="eyJoZGlkIjoiZWFjMzg5MzM0NjJmYmM4OTUxNDI3NWUwNGJjZGY2MDkifQ=="/>
  </w:docVars>
  <w:rsids>
    <w:rsidRoot w:val="007519FD"/>
    <w:rsid w:val="00000095"/>
    <w:rsid w:val="00000128"/>
    <w:rsid w:val="000017FB"/>
    <w:rsid w:val="00001B44"/>
    <w:rsid w:val="00001C1C"/>
    <w:rsid w:val="000050EC"/>
    <w:rsid w:val="0000578E"/>
    <w:rsid w:val="000059B1"/>
    <w:rsid w:val="00005E1F"/>
    <w:rsid w:val="00006074"/>
    <w:rsid w:val="000061A4"/>
    <w:rsid w:val="00006D90"/>
    <w:rsid w:val="00007398"/>
    <w:rsid w:val="000113DD"/>
    <w:rsid w:val="000114E7"/>
    <w:rsid w:val="0001237F"/>
    <w:rsid w:val="0001339A"/>
    <w:rsid w:val="000133EB"/>
    <w:rsid w:val="0001378D"/>
    <w:rsid w:val="00013FE2"/>
    <w:rsid w:val="0001660B"/>
    <w:rsid w:val="0001669A"/>
    <w:rsid w:val="00017D61"/>
    <w:rsid w:val="000202B2"/>
    <w:rsid w:val="000207BA"/>
    <w:rsid w:val="000208BC"/>
    <w:rsid w:val="00021F69"/>
    <w:rsid w:val="0002201C"/>
    <w:rsid w:val="0002402C"/>
    <w:rsid w:val="00024244"/>
    <w:rsid w:val="00024A2C"/>
    <w:rsid w:val="00025305"/>
    <w:rsid w:val="00026812"/>
    <w:rsid w:val="00026A68"/>
    <w:rsid w:val="00027154"/>
    <w:rsid w:val="00027366"/>
    <w:rsid w:val="00027588"/>
    <w:rsid w:val="000276D2"/>
    <w:rsid w:val="00027B7B"/>
    <w:rsid w:val="00027FC3"/>
    <w:rsid w:val="00030D33"/>
    <w:rsid w:val="000319C6"/>
    <w:rsid w:val="00031B22"/>
    <w:rsid w:val="00032B87"/>
    <w:rsid w:val="0003501D"/>
    <w:rsid w:val="00035293"/>
    <w:rsid w:val="0003551B"/>
    <w:rsid w:val="00035EBC"/>
    <w:rsid w:val="0003637C"/>
    <w:rsid w:val="00042186"/>
    <w:rsid w:val="0004241B"/>
    <w:rsid w:val="00042DD8"/>
    <w:rsid w:val="00043BFC"/>
    <w:rsid w:val="0004415E"/>
    <w:rsid w:val="00044FC2"/>
    <w:rsid w:val="0004542F"/>
    <w:rsid w:val="00046180"/>
    <w:rsid w:val="000466FE"/>
    <w:rsid w:val="00046CEF"/>
    <w:rsid w:val="00047D2C"/>
    <w:rsid w:val="00047FAE"/>
    <w:rsid w:val="00050514"/>
    <w:rsid w:val="000508D3"/>
    <w:rsid w:val="00050FC4"/>
    <w:rsid w:val="00052093"/>
    <w:rsid w:val="00054233"/>
    <w:rsid w:val="000544F1"/>
    <w:rsid w:val="00054612"/>
    <w:rsid w:val="00054F96"/>
    <w:rsid w:val="00055564"/>
    <w:rsid w:val="000555F9"/>
    <w:rsid w:val="000561C3"/>
    <w:rsid w:val="00056313"/>
    <w:rsid w:val="0005637F"/>
    <w:rsid w:val="00056499"/>
    <w:rsid w:val="00057F9F"/>
    <w:rsid w:val="000610FB"/>
    <w:rsid w:val="000611A2"/>
    <w:rsid w:val="0006419C"/>
    <w:rsid w:val="00064E9E"/>
    <w:rsid w:val="00064F60"/>
    <w:rsid w:val="0006583D"/>
    <w:rsid w:val="000658F3"/>
    <w:rsid w:val="00065AD4"/>
    <w:rsid w:val="00065E9A"/>
    <w:rsid w:val="00067A87"/>
    <w:rsid w:val="000700D4"/>
    <w:rsid w:val="000702A9"/>
    <w:rsid w:val="00072B52"/>
    <w:rsid w:val="00073A6A"/>
    <w:rsid w:val="00073A76"/>
    <w:rsid w:val="00073D72"/>
    <w:rsid w:val="00074299"/>
    <w:rsid w:val="000749C3"/>
    <w:rsid w:val="00074B1B"/>
    <w:rsid w:val="000757AC"/>
    <w:rsid w:val="000757DF"/>
    <w:rsid w:val="00075F8D"/>
    <w:rsid w:val="00077465"/>
    <w:rsid w:val="00080EDD"/>
    <w:rsid w:val="000820B4"/>
    <w:rsid w:val="000826E8"/>
    <w:rsid w:val="00082923"/>
    <w:rsid w:val="00082AE6"/>
    <w:rsid w:val="00083118"/>
    <w:rsid w:val="00083F06"/>
    <w:rsid w:val="0008470F"/>
    <w:rsid w:val="0008525C"/>
    <w:rsid w:val="00085418"/>
    <w:rsid w:val="00087057"/>
    <w:rsid w:val="00090A96"/>
    <w:rsid w:val="000923BA"/>
    <w:rsid w:val="00092DDA"/>
    <w:rsid w:val="000940FA"/>
    <w:rsid w:val="000949BC"/>
    <w:rsid w:val="00096B77"/>
    <w:rsid w:val="00097738"/>
    <w:rsid w:val="00097B73"/>
    <w:rsid w:val="00097BDD"/>
    <w:rsid w:val="000A0120"/>
    <w:rsid w:val="000A09F0"/>
    <w:rsid w:val="000A149B"/>
    <w:rsid w:val="000A190A"/>
    <w:rsid w:val="000A2A6D"/>
    <w:rsid w:val="000A3630"/>
    <w:rsid w:val="000A6381"/>
    <w:rsid w:val="000A76B0"/>
    <w:rsid w:val="000B01F9"/>
    <w:rsid w:val="000B033D"/>
    <w:rsid w:val="000B1418"/>
    <w:rsid w:val="000B1970"/>
    <w:rsid w:val="000B2303"/>
    <w:rsid w:val="000B3CBD"/>
    <w:rsid w:val="000B4472"/>
    <w:rsid w:val="000B54BD"/>
    <w:rsid w:val="000B5A34"/>
    <w:rsid w:val="000B5B75"/>
    <w:rsid w:val="000B63C3"/>
    <w:rsid w:val="000B70B9"/>
    <w:rsid w:val="000B77D1"/>
    <w:rsid w:val="000B79ED"/>
    <w:rsid w:val="000B7A29"/>
    <w:rsid w:val="000B7F42"/>
    <w:rsid w:val="000C0443"/>
    <w:rsid w:val="000C0A49"/>
    <w:rsid w:val="000C0D6B"/>
    <w:rsid w:val="000C1969"/>
    <w:rsid w:val="000C270B"/>
    <w:rsid w:val="000C3015"/>
    <w:rsid w:val="000C4C23"/>
    <w:rsid w:val="000C56E9"/>
    <w:rsid w:val="000C5D50"/>
    <w:rsid w:val="000C6B5F"/>
    <w:rsid w:val="000C6CAD"/>
    <w:rsid w:val="000C7F36"/>
    <w:rsid w:val="000D09AB"/>
    <w:rsid w:val="000D0C9A"/>
    <w:rsid w:val="000D1CE0"/>
    <w:rsid w:val="000D1FD2"/>
    <w:rsid w:val="000D2C35"/>
    <w:rsid w:val="000D4151"/>
    <w:rsid w:val="000D4277"/>
    <w:rsid w:val="000D5178"/>
    <w:rsid w:val="000D5F23"/>
    <w:rsid w:val="000D6610"/>
    <w:rsid w:val="000D7779"/>
    <w:rsid w:val="000D77E0"/>
    <w:rsid w:val="000E114C"/>
    <w:rsid w:val="000E1376"/>
    <w:rsid w:val="000E14B0"/>
    <w:rsid w:val="000E238A"/>
    <w:rsid w:val="000E27FE"/>
    <w:rsid w:val="000E3584"/>
    <w:rsid w:val="000E3A74"/>
    <w:rsid w:val="000E3AAB"/>
    <w:rsid w:val="000E3F39"/>
    <w:rsid w:val="000E47E8"/>
    <w:rsid w:val="000E5452"/>
    <w:rsid w:val="000E55F0"/>
    <w:rsid w:val="000E5CFE"/>
    <w:rsid w:val="000E6046"/>
    <w:rsid w:val="000E6473"/>
    <w:rsid w:val="000F0446"/>
    <w:rsid w:val="000F0931"/>
    <w:rsid w:val="000F12C2"/>
    <w:rsid w:val="000F165F"/>
    <w:rsid w:val="000F202F"/>
    <w:rsid w:val="000F245B"/>
    <w:rsid w:val="000F3B6A"/>
    <w:rsid w:val="000F3EFA"/>
    <w:rsid w:val="000F3F44"/>
    <w:rsid w:val="000F4C29"/>
    <w:rsid w:val="000F59F3"/>
    <w:rsid w:val="000F59FE"/>
    <w:rsid w:val="001001AA"/>
    <w:rsid w:val="00101EE1"/>
    <w:rsid w:val="00102205"/>
    <w:rsid w:val="00102CDD"/>
    <w:rsid w:val="001038A5"/>
    <w:rsid w:val="001039F2"/>
    <w:rsid w:val="0010472E"/>
    <w:rsid w:val="0010476A"/>
    <w:rsid w:val="00105581"/>
    <w:rsid w:val="00105F03"/>
    <w:rsid w:val="001063AF"/>
    <w:rsid w:val="00106F0A"/>
    <w:rsid w:val="0011028E"/>
    <w:rsid w:val="00111210"/>
    <w:rsid w:val="00111682"/>
    <w:rsid w:val="0011195F"/>
    <w:rsid w:val="00111F10"/>
    <w:rsid w:val="00112192"/>
    <w:rsid w:val="001127E2"/>
    <w:rsid w:val="001137D7"/>
    <w:rsid w:val="00113A18"/>
    <w:rsid w:val="00113B4E"/>
    <w:rsid w:val="0011416C"/>
    <w:rsid w:val="001162E5"/>
    <w:rsid w:val="0012051C"/>
    <w:rsid w:val="00121685"/>
    <w:rsid w:val="0012234C"/>
    <w:rsid w:val="00122774"/>
    <w:rsid w:val="00123BF9"/>
    <w:rsid w:val="00124820"/>
    <w:rsid w:val="001248CC"/>
    <w:rsid w:val="001250D2"/>
    <w:rsid w:val="0012577F"/>
    <w:rsid w:val="00126038"/>
    <w:rsid w:val="00126BA3"/>
    <w:rsid w:val="0012704A"/>
    <w:rsid w:val="0012787E"/>
    <w:rsid w:val="00127954"/>
    <w:rsid w:val="001302D6"/>
    <w:rsid w:val="00130ACB"/>
    <w:rsid w:val="001311BE"/>
    <w:rsid w:val="0013177A"/>
    <w:rsid w:val="0013177B"/>
    <w:rsid w:val="00133FEF"/>
    <w:rsid w:val="001340CF"/>
    <w:rsid w:val="00134BA3"/>
    <w:rsid w:val="00135EA2"/>
    <w:rsid w:val="00135FD6"/>
    <w:rsid w:val="001360B0"/>
    <w:rsid w:val="0013644E"/>
    <w:rsid w:val="00136A2D"/>
    <w:rsid w:val="0013778D"/>
    <w:rsid w:val="00137C3B"/>
    <w:rsid w:val="00137ECB"/>
    <w:rsid w:val="00140B32"/>
    <w:rsid w:val="00141639"/>
    <w:rsid w:val="00142645"/>
    <w:rsid w:val="00143082"/>
    <w:rsid w:val="0014378A"/>
    <w:rsid w:val="00143B4A"/>
    <w:rsid w:val="00144DD7"/>
    <w:rsid w:val="001450F0"/>
    <w:rsid w:val="00146EF3"/>
    <w:rsid w:val="00147CFE"/>
    <w:rsid w:val="00150512"/>
    <w:rsid w:val="00151B38"/>
    <w:rsid w:val="001520BC"/>
    <w:rsid w:val="00152174"/>
    <w:rsid w:val="00152849"/>
    <w:rsid w:val="00152E74"/>
    <w:rsid w:val="00153AFA"/>
    <w:rsid w:val="00154023"/>
    <w:rsid w:val="0015463B"/>
    <w:rsid w:val="001549D9"/>
    <w:rsid w:val="00154B17"/>
    <w:rsid w:val="00154F8B"/>
    <w:rsid w:val="001552A8"/>
    <w:rsid w:val="00155D09"/>
    <w:rsid w:val="00156842"/>
    <w:rsid w:val="001611D6"/>
    <w:rsid w:val="00162203"/>
    <w:rsid w:val="00162BEB"/>
    <w:rsid w:val="00162F00"/>
    <w:rsid w:val="00164159"/>
    <w:rsid w:val="00164176"/>
    <w:rsid w:val="00164B83"/>
    <w:rsid w:val="00165003"/>
    <w:rsid w:val="001650F9"/>
    <w:rsid w:val="00165370"/>
    <w:rsid w:val="00165645"/>
    <w:rsid w:val="001700A8"/>
    <w:rsid w:val="00170BEF"/>
    <w:rsid w:val="00170C79"/>
    <w:rsid w:val="001716FC"/>
    <w:rsid w:val="00173391"/>
    <w:rsid w:val="00173B7D"/>
    <w:rsid w:val="00175BEF"/>
    <w:rsid w:val="001768D7"/>
    <w:rsid w:val="001805D5"/>
    <w:rsid w:val="00180CF9"/>
    <w:rsid w:val="00181343"/>
    <w:rsid w:val="0018156F"/>
    <w:rsid w:val="001818A8"/>
    <w:rsid w:val="001831A5"/>
    <w:rsid w:val="00183ADE"/>
    <w:rsid w:val="00184036"/>
    <w:rsid w:val="001841E8"/>
    <w:rsid w:val="0018435C"/>
    <w:rsid w:val="00184D14"/>
    <w:rsid w:val="00185684"/>
    <w:rsid w:val="00186089"/>
    <w:rsid w:val="0018699B"/>
    <w:rsid w:val="00186B51"/>
    <w:rsid w:val="001872F1"/>
    <w:rsid w:val="0019252C"/>
    <w:rsid w:val="001927B4"/>
    <w:rsid w:val="001937ED"/>
    <w:rsid w:val="00194DA9"/>
    <w:rsid w:val="001960C8"/>
    <w:rsid w:val="00196369"/>
    <w:rsid w:val="00197CF5"/>
    <w:rsid w:val="001A11EC"/>
    <w:rsid w:val="001A2978"/>
    <w:rsid w:val="001A3C81"/>
    <w:rsid w:val="001A4935"/>
    <w:rsid w:val="001A4B2C"/>
    <w:rsid w:val="001A5C3F"/>
    <w:rsid w:val="001A6686"/>
    <w:rsid w:val="001A7D86"/>
    <w:rsid w:val="001A7E65"/>
    <w:rsid w:val="001B0214"/>
    <w:rsid w:val="001B03A1"/>
    <w:rsid w:val="001B13E8"/>
    <w:rsid w:val="001B1DFB"/>
    <w:rsid w:val="001B2791"/>
    <w:rsid w:val="001B4C4D"/>
    <w:rsid w:val="001B5D85"/>
    <w:rsid w:val="001C0134"/>
    <w:rsid w:val="001C34B2"/>
    <w:rsid w:val="001C40F6"/>
    <w:rsid w:val="001C4656"/>
    <w:rsid w:val="001C470E"/>
    <w:rsid w:val="001C4A5F"/>
    <w:rsid w:val="001C4A72"/>
    <w:rsid w:val="001C4FF9"/>
    <w:rsid w:val="001C6C76"/>
    <w:rsid w:val="001C70C8"/>
    <w:rsid w:val="001C75F7"/>
    <w:rsid w:val="001D06C2"/>
    <w:rsid w:val="001D08D2"/>
    <w:rsid w:val="001D102B"/>
    <w:rsid w:val="001D147E"/>
    <w:rsid w:val="001D1951"/>
    <w:rsid w:val="001D2B68"/>
    <w:rsid w:val="001D2C7D"/>
    <w:rsid w:val="001D3018"/>
    <w:rsid w:val="001D3311"/>
    <w:rsid w:val="001D3CBA"/>
    <w:rsid w:val="001D46CB"/>
    <w:rsid w:val="001D63D2"/>
    <w:rsid w:val="001D6525"/>
    <w:rsid w:val="001D6801"/>
    <w:rsid w:val="001E01A0"/>
    <w:rsid w:val="001E01C7"/>
    <w:rsid w:val="001E1DB0"/>
    <w:rsid w:val="001E2905"/>
    <w:rsid w:val="001E2D9A"/>
    <w:rsid w:val="001E3062"/>
    <w:rsid w:val="001E3113"/>
    <w:rsid w:val="001E33A3"/>
    <w:rsid w:val="001E3FDB"/>
    <w:rsid w:val="001E4464"/>
    <w:rsid w:val="001E4F39"/>
    <w:rsid w:val="001E5820"/>
    <w:rsid w:val="001E5F30"/>
    <w:rsid w:val="001E6348"/>
    <w:rsid w:val="001E6D44"/>
    <w:rsid w:val="001F05A1"/>
    <w:rsid w:val="001F0657"/>
    <w:rsid w:val="001F1324"/>
    <w:rsid w:val="001F2356"/>
    <w:rsid w:val="001F2966"/>
    <w:rsid w:val="001F2A03"/>
    <w:rsid w:val="001F327B"/>
    <w:rsid w:val="001F34CA"/>
    <w:rsid w:val="001F39DC"/>
    <w:rsid w:val="001F402E"/>
    <w:rsid w:val="001F420B"/>
    <w:rsid w:val="001F44E5"/>
    <w:rsid w:val="001F4A82"/>
    <w:rsid w:val="001F5A79"/>
    <w:rsid w:val="001F69B2"/>
    <w:rsid w:val="001F6F3C"/>
    <w:rsid w:val="00200337"/>
    <w:rsid w:val="002003C1"/>
    <w:rsid w:val="0020097D"/>
    <w:rsid w:val="002040DC"/>
    <w:rsid w:val="0020501E"/>
    <w:rsid w:val="00205922"/>
    <w:rsid w:val="002059C7"/>
    <w:rsid w:val="0020664B"/>
    <w:rsid w:val="00206B18"/>
    <w:rsid w:val="00206D99"/>
    <w:rsid w:val="002070A6"/>
    <w:rsid w:val="002077F6"/>
    <w:rsid w:val="00211774"/>
    <w:rsid w:val="002146BD"/>
    <w:rsid w:val="0021580D"/>
    <w:rsid w:val="0021596D"/>
    <w:rsid w:val="00215F3D"/>
    <w:rsid w:val="00216B7E"/>
    <w:rsid w:val="002173C6"/>
    <w:rsid w:val="00217B86"/>
    <w:rsid w:val="00217B88"/>
    <w:rsid w:val="00217CE5"/>
    <w:rsid w:val="00220691"/>
    <w:rsid w:val="00221CB4"/>
    <w:rsid w:val="0022258D"/>
    <w:rsid w:val="00222EA6"/>
    <w:rsid w:val="00223169"/>
    <w:rsid w:val="00225089"/>
    <w:rsid w:val="00225B98"/>
    <w:rsid w:val="00225FA5"/>
    <w:rsid w:val="00226A19"/>
    <w:rsid w:val="00227AF7"/>
    <w:rsid w:val="00230A65"/>
    <w:rsid w:val="00231498"/>
    <w:rsid w:val="00232851"/>
    <w:rsid w:val="002330C0"/>
    <w:rsid w:val="002331DD"/>
    <w:rsid w:val="002347F9"/>
    <w:rsid w:val="002352DE"/>
    <w:rsid w:val="002355CE"/>
    <w:rsid w:val="00235800"/>
    <w:rsid w:val="002365B9"/>
    <w:rsid w:val="0023689F"/>
    <w:rsid w:val="0023781A"/>
    <w:rsid w:val="0024086D"/>
    <w:rsid w:val="00240B1F"/>
    <w:rsid w:val="00240E4E"/>
    <w:rsid w:val="00241991"/>
    <w:rsid w:val="00241C1F"/>
    <w:rsid w:val="00242B69"/>
    <w:rsid w:val="0024447C"/>
    <w:rsid w:val="00244697"/>
    <w:rsid w:val="002447B3"/>
    <w:rsid w:val="0024567D"/>
    <w:rsid w:val="00246E82"/>
    <w:rsid w:val="002501C1"/>
    <w:rsid w:val="00250282"/>
    <w:rsid w:val="0025035D"/>
    <w:rsid w:val="00250A2B"/>
    <w:rsid w:val="00250B9B"/>
    <w:rsid w:val="0025122F"/>
    <w:rsid w:val="00253991"/>
    <w:rsid w:val="002554C2"/>
    <w:rsid w:val="0025709C"/>
    <w:rsid w:val="00260DBE"/>
    <w:rsid w:val="00261032"/>
    <w:rsid w:val="0026156B"/>
    <w:rsid w:val="00261FA6"/>
    <w:rsid w:val="0026221C"/>
    <w:rsid w:val="0026484A"/>
    <w:rsid w:val="00265AB8"/>
    <w:rsid w:val="00266588"/>
    <w:rsid w:val="00266FDD"/>
    <w:rsid w:val="00267CB6"/>
    <w:rsid w:val="00270099"/>
    <w:rsid w:val="00270805"/>
    <w:rsid w:val="00270F55"/>
    <w:rsid w:val="00271578"/>
    <w:rsid w:val="00271BB1"/>
    <w:rsid w:val="00271E1D"/>
    <w:rsid w:val="00273183"/>
    <w:rsid w:val="002737BF"/>
    <w:rsid w:val="00273D26"/>
    <w:rsid w:val="00274C8D"/>
    <w:rsid w:val="00275D14"/>
    <w:rsid w:val="00275E3E"/>
    <w:rsid w:val="00275FC4"/>
    <w:rsid w:val="0027664D"/>
    <w:rsid w:val="00276D9D"/>
    <w:rsid w:val="002806E6"/>
    <w:rsid w:val="00281244"/>
    <w:rsid w:val="0028189C"/>
    <w:rsid w:val="00282D35"/>
    <w:rsid w:val="002845D6"/>
    <w:rsid w:val="0028481A"/>
    <w:rsid w:val="00285397"/>
    <w:rsid w:val="00286072"/>
    <w:rsid w:val="00286211"/>
    <w:rsid w:val="002867F1"/>
    <w:rsid w:val="00286AB3"/>
    <w:rsid w:val="00286EF2"/>
    <w:rsid w:val="0028732D"/>
    <w:rsid w:val="002874C3"/>
    <w:rsid w:val="00287B06"/>
    <w:rsid w:val="002928F9"/>
    <w:rsid w:val="00293B08"/>
    <w:rsid w:val="00293DD1"/>
    <w:rsid w:val="00293F4B"/>
    <w:rsid w:val="0029430B"/>
    <w:rsid w:val="00294CB3"/>
    <w:rsid w:val="002958BB"/>
    <w:rsid w:val="00297295"/>
    <w:rsid w:val="0029769C"/>
    <w:rsid w:val="00297923"/>
    <w:rsid w:val="002A2505"/>
    <w:rsid w:val="002A3234"/>
    <w:rsid w:val="002A3506"/>
    <w:rsid w:val="002A43BD"/>
    <w:rsid w:val="002A4E71"/>
    <w:rsid w:val="002A5099"/>
    <w:rsid w:val="002A6571"/>
    <w:rsid w:val="002A6C11"/>
    <w:rsid w:val="002A6DDE"/>
    <w:rsid w:val="002A789B"/>
    <w:rsid w:val="002B04D7"/>
    <w:rsid w:val="002B1C1C"/>
    <w:rsid w:val="002B1E35"/>
    <w:rsid w:val="002B2709"/>
    <w:rsid w:val="002B2881"/>
    <w:rsid w:val="002B2DD7"/>
    <w:rsid w:val="002B2E3E"/>
    <w:rsid w:val="002B3025"/>
    <w:rsid w:val="002B34B6"/>
    <w:rsid w:val="002B4618"/>
    <w:rsid w:val="002B4C7E"/>
    <w:rsid w:val="002B557A"/>
    <w:rsid w:val="002B6265"/>
    <w:rsid w:val="002B6586"/>
    <w:rsid w:val="002B6BBF"/>
    <w:rsid w:val="002C03D6"/>
    <w:rsid w:val="002C07DF"/>
    <w:rsid w:val="002C0B42"/>
    <w:rsid w:val="002C0F24"/>
    <w:rsid w:val="002C1242"/>
    <w:rsid w:val="002C349B"/>
    <w:rsid w:val="002C34CF"/>
    <w:rsid w:val="002C36DD"/>
    <w:rsid w:val="002C3AC6"/>
    <w:rsid w:val="002C5ABE"/>
    <w:rsid w:val="002C5E83"/>
    <w:rsid w:val="002C602D"/>
    <w:rsid w:val="002C63C1"/>
    <w:rsid w:val="002C6801"/>
    <w:rsid w:val="002C6EF3"/>
    <w:rsid w:val="002C75C5"/>
    <w:rsid w:val="002D029B"/>
    <w:rsid w:val="002D06E3"/>
    <w:rsid w:val="002D10AD"/>
    <w:rsid w:val="002D13F9"/>
    <w:rsid w:val="002D19C6"/>
    <w:rsid w:val="002D1B8A"/>
    <w:rsid w:val="002D25E8"/>
    <w:rsid w:val="002D2E99"/>
    <w:rsid w:val="002D3FFE"/>
    <w:rsid w:val="002D4775"/>
    <w:rsid w:val="002D6B7E"/>
    <w:rsid w:val="002D6C1A"/>
    <w:rsid w:val="002D70EA"/>
    <w:rsid w:val="002E0854"/>
    <w:rsid w:val="002E0B78"/>
    <w:rsid w:val="002E3901"/>
    <w:rsid w:val="002E3EA3"/>
    <w:rsid w:val="002E4757"/>
    <w:rsid w:val="002E66BE"/>
    <w:rsid w:val="002E692F"/>
    <w:rsid w:val="002E704A"/>
    <w:rsid w:val="002E785B"/>
    <w:rsid w:val="002E797B"/>
    <w:rsid w:val="002E7ED0"/>
    <w:rsid w:val="002F01B2"/>
    <w:rsid w:val="002F03B4"/>
    <w:rsid w:val="002F111F"/>
    <w:rsid w:val="002F2B2B"/>
    <w:rsid w:val="002F2C02"/>
    <w:rsid w:val="002F431C"/>
    <w:rsid w:val="002F54E9"/>
    <w:rsid w:val="002F54F0"/>
    <w:rsid w:val="002F66B5"/>
    <w:rsid w:val="002F6FC7"/>
    <w:rsid w:val="002F70F4"/>
    <w:rsid w:val="003018AE"/>
    <w:rsid w:val="003020DB"/>
    <w:rsid w:val="00302D39"/>
    <w:rsid w:val="00303802"/>
    <w:rsid w:val="00304326"/>
    <w:rsid w:val="00304403"/>
    <w:rsid w:val="00304EFB"/>
    <w:rsid w:val="003062D9"/>
    <w:rsid w:val="00306C3B"/>
    <w:rsid w:val="00310C93"/>
    <w:rsid w:val="00310D9C"/>
    <w:rsid w:val="00310E80"/>
    <w:rsid w:val="00311C37"/>
    <w:rsid w:val="00311DF5"/>
    <w:rsid w:val="00311DFD"/>
    <w:rsid w:val="003122A2"/>
    <w:rsid w:val="00314DFE"/>
    <w:rsid w:val="00315096"/>
    <w:rsid w:val="0031603E"/>
    <w:rsid w:val="0031698F"/>
    <w:rsid w:val="003201DE"/>
    <w:rsid w:val="00324FAD"/>
    <w:rsid w:val="00325522"/>
    <w:rsid w:val="00326624"/>
    <w:rsid w:val="003268AA"/>
    <w:rsid w:val="003269C4"/>
    <w:rsid w:val="00326A3E"/>
    <w:rsid w:val="00326CAB"/>
    <w:rsid w:val="00327957"/>
    <w:rsid w:val="0033028B"/>
    <w:rsid w:val="00330667"/>
    <w:rsid w:val="00330C23"/>
    <w:rsid w:val="0033170E"/>
    <w:rsid w:val="003317A4"/>
    <w:rsid w:val="00332CBC"/>
    <w:rsid w:val="00332D37"/>
    <w:rsid w:val="00332FB8"/>
    <w:rsid w:val="003336B4"/>
    <w:rsid w:val="0033412F"/>
    <w:rsid w:val="0033548C"/>
    <w:rsid w:val="0033569F"/>
    <w:rsid w:val="00335897"/>
    <w:rsid w:val="00337F8F"/>
    <w:rsid w:val="0034001F"/>
    <w:rsid w:val="00340FEA"/>
    <w:rsid w:val="003427AD"/>
    <w:rsid w:val="00342CAF"/>
    <w:rsid w:val="00342D2A"/>
    <w:rsid w:val="00343CA7"/>
    <w:rsid w:val="00343EE3"/>
    <w:rsid w:val="003444CE"/>
    <w:rsid w:val="003457E4"/>
    <w:rsid w:val="00345D71"/>
    <w:rsid w:val="003470A0"/>
    <w:rsid w:val="00347AD3"/>
    <w:rsid w:val="003500B9"/>
    <w:rsid w:val="0035017B"/>
    <w:rsid w:val="003505A7"/>
    <w:rsid w:val="0035174A"/>
    <w:rsid w:val="00351F2E"/>
    <w:rsid w:val="003524A2"/>
    <w:rsid w:val="00352EB7"/>
    <w:rsid w:val="00352F3E"/>
    <w:rsid w:val="003536D6"/>
    <w:rsid w:val="0035476D"/>
    <w:rsid w:val="00354771"/>
    <w:rsid w:val="0035543B"/>
    <w:rsid w:val="003570A9"/>
    <w:rsid w:val="00361455"/>
    <w:rsid w:val="003614BC"/>
    <w:rsid w:val="00361B7F"/>
    <w:rsid w:val="00361D01"/>
    <w:rsid w:val="00361F77"/>
    <w:rsid w:val="00362193"/>
    <w:rsid w:val="00362853"/>
    <w:rsid w:val="00363DB8"/>
    <w:rsid w:val="003666E3"/>
    <w:rsid w:val="00366768"/>
    <w:rsid w:val="00370340"/>
    <w:rsid w:val="0037081F"/>
    <w:rsid w:val="00370BF3"/>
    <w:rsid w:val="00370CDB"/>
    <w:rsid w:val="00371181"/>
    <w:rsid w:val="00372693"/>
    <w:rsid w:val="00373330"/>
    <w:rsid w:val="00373509"/>
    <w:rsid w:val="003739D7"/>
    <w:rsid w:val="00373F44"/>
    <w:rsid w:val="00374CD8"/>
    <w:rsid w:val="00375196"/>
    <w:rsid w:val="00375658"/>
    <w:rsid w:val="003758B1"/>
    <w:rsid w:val="00375ECB"/>
    <w:rsid w:val="00376B63"/>
    <w:rsid w:val="00376F34"/>
    <w:rsid w:val="00380A0C"/>
    <w:rsid w:val="00380D0A"/>
    <w:rsid w:val="00380EF2"/>
    <w:rsid w:val="003816F1"/>
    <w:rsid w:val="00383F93"/>
    <w:rsid w:val="003848B5"/>
    <w:rsid w:val="00384A70"/>
    <w:rsid w:val="00385033"/>
    <w:rsid w:val="00390993"/>
    <w:rsid w:val="00391AE3"/>
    <w:rsid w:val="00391F55"/>
    <w:rsid w:val="00392AD5"/>
    <w:rsid w:val="0039417D"/>
    <w:rsid w:val="003946CE"/>
    <w:rsid w:val="00394FF8"/>
    <w:rsid w:val="00395046"/>
    <w:rsid w:val="00395224"/>
    <w:rsid w:val="00395C83"/>
    <w:rsid w:val="00395E37"/>
    <w:rsid w:val="00396379"/>
    <w:rsid w:val="00396C29"/>
    <w:rsid w:val="00397964"/>
    <w:rsid w:val="003A0505"/>
    <w:rsid w:val="003A0D08"/>
    <w:rsid w:val="003A1190"/>
    <w:rsid w:val="003A163A"/>
    <w:rsid w:val="003A2880"/>
    <w:rsid w:val="003A2E05"/>
    <w:rsid w:val="003A3481"/>
    <w:rsid w:val="003A34E5"/>
    <w:rsid w:val="003A444E"/>
    <w:rsid w:val="003A58E9"/>
    <w:rsid w:val="003A5CC6"/>
    <w:rsid w:val="003A61B5"/>
    <w:rsid w:val="003A649D"/>
    <w:rsid w:val="003B01FF"/>
    <w:rsid w:val="003B0610"/>
    <w:rsid w:val="003B0DB3"/>
    <w:rsid w:val="003B0DED"/>
    <w:rsid w:val="003B1A11"/>
    <w:rsid w:val="003B1DD7"/>
    <w:rsid w:val="003B1FFC"/>
    <w:rsid w:val="003B2AC3"/>
    <w:rsid w:val="003B37AA"/>
    <w:rsid w:val="003B413A"/>
    <w:rsid w:val="003B4434"/>
    <w:rsid w:val="003B45ED"/>
    <w:rsid w:val="003B4A8B"/>
    <w:rsid w:val="003B4DAB"/>
    <w:rsid w:val="003B4E54"/>
    <w:rsid w:val="003C094B"/>
    <w:rsid w:val="003C0BA2"/>
    <w:rsid w:val="003C0C17"/>
    <w:rsid w:val="003C0D4C"/>
    <w:rsid w:val="003C18D9"/>
    <w:rsid w:val="003C1967"/>
    <w:rsid w:val="003C1ECE"/>
    <w:rsid w:val="003C3927"/>
    <w:rsid w:val="003C4AEB"/>
    <w:rsid w:val="003C4F18"/>
    <w:rsid w:val="003C5628"/>
    <w:rsid w:val="003C56E4"/>
    <w:rsid w:val="003C614B"/>
    <w:rsid w:val="003C6A5E"/>
    <w:rsid w:val="003C7328"/>
    <w:rsid w:val="003D0BFF"/>
    <w:rsid w:val="003D10DC"/>
    <w:rsid w:val="003D12EC"/>
    <w:rsid w:val="003D28F9"/>
    <w:rsid w:val="003D32F3"/>
    <w:rsid w:val="003D367A"/>
    <w:rsid w:val="003D3E4F"/>
    <w:rsid w:val="003D4791"/>
    <w:rsid w:val="003D5A6B"/>
    <w:rsid w:val="003D66B7"/>
    <w:rsid w:val="003D7750"/>
    <w:rsid w:val="003E0262"/>
    <w:rsid w:val="003E1197"/>
    <w:rsid w:val="003E122A"/>
    <w:rsid w:val="003E1558"/>
    <w:rsid w:val="003E21A6"/>
    <w:rsid w:val="003E2A0F"/>
    <w:rsid w:val="003E2C9C"/>
    <w:rsid w:val="003E3136"/>
    <w:rsid w:val="003E4F46"/>
    <w:rsid w:val="003E6CF0"/>
    <w:rsid w:val="003E6ED0"/>
    <w:rsid w:val="003E714B"/>
    <w:rsid w:val="003E797A"/>
    <w:rsid w:val="003F318F"/>
    <w:rsid w:val="003F3A80"/>
    <w:rsid w:val="003F3FB8"/>
    <w:rsid w:val="003F4338"/>
    <w:rsid w:val="003F4592"/>
    <w:rsid w:val="003F47AA"/>
    <w:rsid w:val="003F50D7"/>
    <w:rsid w:val="003F5CD7"/>
    <w:rsid w:val="003F727A"/>
    <w:rsid w:val="003F73AB"/>
    <w:rsid w:val="003F7513"/>
    <w:rsid w:val="003F7AE1"/>
    <w:rsid w:val="003F7AEE"/>
    <w:rsid w:val="00400B66"/>
    <w:rsid w:val="004017C6"/>
    <w:rsid w:val="00402244"/>
    <w:rsid w:val="004027F8"/>
    <w:rsid w:val="00403700"/>
    <w:rsid w:val="00404700"/>
    <w:rsid w:val="0040597D"/>
    <w:rsid w:val="0040681F"/>
    <w:rsid w:val="00407EEA"/>
    <w:rsid w:val="004107EE"/>
    <w:rsid w:val="0041120A"/>
    <w:rsid w:val="00411F47"/>
    <w:rsid w:val="00412C58"/>
    <w:rsid w:val="0041304F"/>
    <w:rsid w:val="00414373"/>
    <w:rsid w:val="00416C82"/>
    <w:rsid w:val="00417000"/>
    <w:rsid w:val="0041712B"/>
    <w:rsid w:val="004173DA"/>
    <w:rsid w:val="00417EB4"/>
    <w:rsid w:val="00420052"/>
    <w:rsid w:val="004207FB"/>
    <w:rsid w:val="00420AE3"/>
    <w:rsid w:val="0042107C"/>
    <w:rsid w:val="00421F3C"/>
    <w:rsid w:val="00423058"/>
    <w:rsid w:val="004231C6"/>
    <w:rsid w:val="00423426"/>
    <w:rsid w:val="004244A3"/>
    <w:rsid w:val="00426119"/>
    <w:rsid w:val="004263F7"/>
    <w:rsid w:val="004266EC"/>
    <w:rsid w:val="00426CEB"/>
    <w:rsid w:val="00431DA4"/>
    <w:rsid w:val="00431DB0"/>
    <w:rsid w:val="00431EC5"/>
    <w:rsid w:val="00432049"/>
    <w:rsid w:val="00432268"/>
    <w:rsid w:val="004323A7"/>
    <w:rsid w:val="004349CE"/>
    <w:rsid w:val="00436BA1"/>
    <w:rsid w:val="004377C7"/>
    <w:rsid w:val="00437AE7"/>
    <w:rsid w:val="00437E44"/>
    <w:rsid w:val="0044038D"/>
    <w:rsid w:val="004409F6"/>
    <w:rsid w:val="00441495"/>
    <w:rsid w:val="00442833"/>
    <w:rsid w:val="00442B35"/>
    <w:rsid w:val="004431A0"/>
    <w:rsid w:val="004431E9"/>
    <w:rsid w:val="0044342F"/>
    <w:rsid w:val="00444372"/>
    <w:rsid w:val="00446326"/>
    <w:rsid w:val="00446C25"/>
    <w:rsid w:val="00447460"/>
    <w:rsid w:val="00447BA4"/>
    <w:rsid w:val="00447DB2"/>
    <w:rsid w:val="004502D4"/>
    <w:rsid w:val="00450E18"/>
    <w:rsid w:val="00450FBD"/>
    <w:rsid w:val="00451043"/>
    <w:rsid w:val="004511FD"/>
    <w:rsid w:val="00451256"/>
    <w:rsid w:val="00451459"/>
    <w:rsid w:val="00452380"/>
    <w:rsid w:val="004534B2"/>
    <w:rsid w:val="00453708"/>
    <w:rsid w:val="00454127"/>
    <w:rsid w:val="00454494"/>
    <w:rsid w:val="00455380"/>
    <w:rsid w:val="004569C9"/>
    <w:rsid w:val="00456E1D"/>
    <w:rsid w:val="004602EF"/>
    <w:rsid w:val="004615F5"/>
    <w:rsid w:val="00462241"/>
    <w:rsid w:val="00462E17"/>
    <w:rsid w:val="00462F4B"/>
    <w:rsid w:val="00463A04"/>
    <w:rsid w:val="00463F78"/>
    <w:rsid w:val="004653B2"/>
    <w:rsid w:val="004664F0"/>
    <w:rsid w:val="004675C7"/>
    <w:rsid w:val="00467B76"/>
    <w:rsid w:val="004707F8"/>
    <w:rsid w:val="00471592"/>
    <w:rsid w:val="00471D25"/>
    <w:rsid w:val="00472279"/>
    <w:rsid w:val="00472527"/>
    <w:rsid w:val="00472771"/>
    <w:rsid w:val="00472B55"/>
    <w:rsid w:val="00473FE5"/>
    <w:rsid w:val="00474788"/>
    <w:rsid w:val="00474E67"/>
    <w:rsid w:val="0047617B"/>
    <w:rsid w:val="00480401"/>
    <w:rsid w:val="0048047F"/>
    <w:rsid w:val="004804A3"/>
    <w:rsid w:val="00480983"/>
    <w:rsid w:val="004811C0"/>
    <w:rsid w:val="004816A4"/>
    <w:rsid w:val="0048170B"/>
    <w:rsid w:val="00482A05"/>
    <w:rsid w:val="00482EF0"/>
    <w:rsid w:val="004835F7"/>
    <w:rsid w:val="004854F4"/>
    <w:rsid w:val="004856EB"/>
    <w:rsid w:val="00485871"/>
    <w:rsid w:val="00486671"/>
    <w:rsid w:val="00486E10"/>
    <w:rsid w:val="0048755E"/>
    <w:rsid w:val="00487577"/>
    <w:rsid w:val="00490284"/>
    <w:rsid w:val="00491065"/>
    <w:rsid w:val="004915BF"/>
    <w:rsid w:val="0049191D"/>
    <w:rsid w:val="00492112"/>
    <w:rsid w:val="0049239E"/>
    <w:rsid w:val="00492670"/>
    <w:rsid w:val="004929F4"/>
    <w:rsid w:val="004932F2"/>
    <w:rsid w:val="00494C77"/>
    <w:rsid w:val="00495F79"/>
    <w:rsid w:val="00497059"/>
    <w:rsid w:val="004A06D0"/>
    <w:rsid w:val="004A0DB2"/>
    <w:rsid w:val="004A2BDF"/>
    <w:rsid w:val="004A31D1"/>
    <w:rsid w:val="004A354D"/>
    <w:rsid w:val="004A39B8"/>
    <w:rsid w:val="004A3A91"/>
    <w:rsid w:val="004A4A70"/>
    <w:rsid w:val="004A70C7"/>
    <w:rsid w:val="004A71E8"/>
    <w:rsid w:val="004B0B03"/>
    <w:rsid w:val="004B1033"/>
    <w:rsid w:val="004B16D1"/>
    <w:rsid w:val="004B31B1"/>
    <w:rsid w:val="004B3BBC"/>
    <w:rsid w:val="004B4CB8"/>
    <w:rsid w:val="004B58DB"/>
    <w:rsid w:val="004C06E6"/>
    <w:rsid w:val="004C0B43"/>
    <w:rsid w:val="004C1162"/>
    <w:rsid w:val="004C18C4"/>
    <w:rsid w:val="004C2E8D"/>
    <w:rsid w:val="004C3C76"/>
    <w:rsid w:val="004C40FE"/>
    <w:rsid w:val="004C425D"/>
    <w:rsid w:val="004C63BA"/>
    <w:rsid w:val="004C7373"/>
    <w:rsid w:val="004D09C2"/>
    <w:rsid w:val="004D0B15"/>
    <w:rsid w:val="004D0BD6"/>
    <w:rsid w:val="004D128D"/>
    <w:rsid w:val="004D1A11"/>
    <w:rsid w:val="004D1EFE"/>
    <w:rsid w:val="004D45F1"/>
    <w:rsid w:val="004D4B09"/>
    <w:rsid w:val="004D64B7"/>
    <w:rsid w:val="004D6880"/>
    <w:rsid w:val="004D7C60"/>
    <w:rsid w:val="004D7C8A"/>
    <w:rsid w:val="004D7FC2"/>
    <w:rsid w:val="004E00FE"/>
    <w:rsid w:val="004E0395"/>
    <w:rsid w:val="004E1199"/>
    <w:rsid w:val="004E1556"/>
    <w:rsid w:val="004E19F7"/>
    <w:rsid w:val="004E1EBF"/>
    <w:rsid w:val="004E4196"/>
    <w:rsid w:val="004E46BA"/>
    <w:rsid w:val="004E4A71"/>
    <w:rsid w:val="004E4D9C"/>
    <w:rsid w:val="004E4FEF"/>
    <w:rsid w:val="004E5426"/>
    <w:rsid w:val="004E5C16"/>
    <w:rsid w:val="004E5C62"/>
    <w:rsid w:val="004E5FF2"/>
    <w:rsid w:val="004E6A03"/>
    <w:rsid w:val="004E7ED8"/>
    <w:rsid w:val="004F0849"/>
    <w:rsid w:val="004F11DC"/>
    <w:rsid w:val="004F19E3"/>
    <w:rsid w:val="004F316B"/>
    <w:rsid w:val="004F31F8"/>
    <w:rsid w:val="004F3AFE"/>
    <w:rsid w:val="004F3C9A"/>
    <w:rsid w:val="004F6840"/>
    <w:rsid w:val="004F6919"/>
    <w:rsid w:val="004F7135"/>
    <w:rsid w:val="004F7582"/>
    <w:rsid w:val="005007AF"/>
    <w:rsid w:val="00500A04"/>
    <w:rsid w:val="005011AD"/>
    <w:rsid w:val="005017C3"/>
    <w:rsid w:val="005025B2"/>
    <w:rsid w:val="00502DB2"/>
    <w:rsid w:val="00503927"/>
    <w:rsid w:val="00503AF4"/>
    <w:rsid w:val="00504B2D"/>
    <w:rsid w:val="00505AB9"/>
    <w:rsid w:val="00505EAC"/>
    <w:rsid w:val="00505F21"/>
    <w:rsid w:val="00506F5E"/>
    <w:rsid w:val="00507875"/>
    <w:rsid w:val="00507C61"/>
    <w:rsid w:val="00510210"/>
    <w:rsid w:val="0051224D"/>
    <w:rsid w:val="005123D7"/>
    <w:rsid w:val="00512637"/>
    <w:rsid w:val="00512D4F"/>
    <w:rsid w:val="00512F52"/>
    <w:rsid w:val="00513189"/>
    <w:rsid w:val="005136BA"/>
    <w:rsid w:val="00513A12"/>
    <w:rsid w:val="00513C3E"/>
    <w:rsid w:val="00513EB3"/>
    <w:rsid w:val="005141BE"/>
    <w:rsid w:val="00514EA4"/>
    <w:rsid w:val="0051550D"/>
    <w:rsid w:val="00515E94"/>
    <w:rsid w:val="00515E98"/>
    <w:rsid w:val="005169B0"/>
    <w:rsid w:val="005170B8"/>
    <w:rsid w:val="0052002E"/>
    <w:rsid w:val="00520BFD"/>
    <w:rsid w:val="00521BD4"/>
    <w:rsid w:val="0052293E"/>
    <w:rsid w:val="00523C0F"/>
    <w:rsid w:val="00526497"/>
    <w:rsid w:val="00526AD1"/>
    <w:rsid w:val="0052790C"/>
    <w:rsid w:val="00527CEE"/>
    <w:rsid w:val="0053062A"/>
    <w:rsid w:val="005306B2"/>
    <w:rsid w:val="00531304"/>
    <w:rsid w:val="005320D2"/>
    <w:rsid w:val="0053218E"/>
    <w:rsid w:val="005321A6"/>
    <w:rsid w:val="005328F7"/>
    <w:rsid w:val="00533034"/>
    <w:rsid w:val="00533ABC"/>
    <w:rsid w:val="00533F75"/>
    <w:rsid w:val="00534269"/>
    <w:rsid w:val="00535C1D"/>
    <w:rsid w:val="00535F7C"/>
    <w:rsid w:val="00536022"/>
    <w:rsid w:val="00536E38"/>
    <w:rsid w:val="005372BE"/>
    <w:rsid w:val="00537FEA"/>
    <w:rsid w:val="005401D3"/>
    <w:rsid w:val="00540995"/>
    <w:rsid w:val="00542782"/>
    <w:rsid w:val="00542D21"/>
    <w:rsid w:val="00542F61"/>
    <w:rsid w:val="00543029"/>
    <w:rsid w:val="0054430E"/>
    <w:rsid w:val="005451B2"/>
    <w:rsid w:val="00545BD0"/>
    <w:rsid w:val="00545F90"/>
    <w:rsid w:val="005464C1"/>
    <w:rsid w:val="0054667B"/>
    <w:rsid w:val="005469C7"/>
    <w:rsid w:val="0054721E"/>
    <w:rsid w:val="00550913"/>
    <w:rsid w:val="00551885"/>
    <w:rsid w:val="0055240E"/>
    <w:rsid w:val="00552E69"/>
    <w:rsid w:val="005530C9"/>
    <w:rsid w:val="00553A7F"/>
    <w:rsid w:val="005542B6"/>
    <w:rsid w:val="005568A9"/>
    <w:rsid w:val="00556BF0"/>
    <w:rsid w:val="0055702A"/>
    <w:rsid w:val="00557B66"/>
    <w:rsid w:val="00560CCE"/>
    <w:rsid w:val="00561B23"/>
    <w:rsid w:val="00561D18"/>
    <w:rsid w:val="00561D28"/>
    <w:rsid w:val="00561D60"/>
    <w:rsid w:val="00562B9F"/>
    <w:rsid w:val="00563EA5"/>
    <w:rsid w:val="00563FEA"/>
    <w:rsid w:val="00564C03"/>
    <w:rsid w:val="00565AA1"/>
    <w:rsid w:val="00566034"/>
    <w:rsid w:val="0056665C"/>
    <w:rsid w:val="00567065"/>
    <w:rsid w:val="005702D7"/>
    <w:rsid w:val="00573BE6"/>
    <w:rsid w:val="00573C31"/>
    <w:rsid w:val="00573E49"/>
    <w:rsid w:val="00575449"/>
    <w:rsid w:val="00576082"/>
    <w:rsid w:val="0057652B"/>
    <w:rsid w:val="00576F42"/>
    <w:rsid w:val="005775D9"/>
    <w:rsid w:val="005775FB"/>
    <w:rsid w:val="00581722"/>
    <w:rsid w:val="00581AB7"/>
    <w:rsid w:val="00581EA5"/>
    <w:rsid w:val="005836E2"/>
    <w:rsid w:val="00583CD1"/>
    <w:rsid w:val="005847B5"/>
    <w:rsid w:val="00584D40"/>
    <w:rsid w:val="00586F97"/>
    <w:rsid w:val="005870F0"/>
    <w:rsid w:val="005871F1"/>
    <w:rsid w:val="005876A8"/>
    <w:rsid w:val="00587E4C"/>
    <w:rsid w:val="005903D3"/>
    <w:rsid w:val="00590805"/>
    <w:rsid w:val="005912BF"/>
    <w:rsid w:val="00591396"/>
    <w:rsid w:val="00592468"/>
    <w:rsid w:val="00593344"/>
    <w:rsid w:val="0059334B"/>
    <w:rsid w:val="0059361F"/>
    <w:rsid w:val="00595AF6"/>
    <w:rsid w:val="0059664C"/>
    <w:rsid w:val="00596CD2"/>
    <w:rsid w:val="00596D97"/>
    <w:rsid w:val="00596F13"/>
    <w:rsid w:val="0059735A"/>
    <w:rsid w:val="005974E4"/>
    <w:rsid w:val="00597E2B"/>
    <w:rsid w:val="005A080A"/>
    <w:rsid w:val="005A2629"/>
    <w:rsid w:val="005A26BF"/>
    <w:rsid w:val="005A2AC8"/>
    <w:rsid w:val="005A3C86"/>
    <w:rsid w:val="005A41C2"/>
    <w:rsid w:val="005A45D4"/>
    <w:rsid w:val="005A486D"/>
    <w:rsid w:val="005A5E09"/>
    <w:rsid w:val="005A6C51"/>
    <w:rsid w:val="005B088D"/>
    <w:rsid w:val="005B1368"/>
    <w:rsid w:val="005B1D53"/>
    <w:rsid w:val="005B2628"/>
    <w:rsid w:val="005B26F2"/>
    <w:rsid w:val="005B297A"/>
    <w:rsid w:val="005B2E0F"/>
    <w:rsid w:val="005B3392"/>
    <w:rsid w:val="005B3CB7"/>
    <w:rsid w:val="005B43D2"/>
    <w:rsid w:val="005B4FB1"/>
    <w:rsid w:val="005B56D6"/>
    <w:rsid w:val="005B5D71"/>
    <w:rsid w:val="005B6398"/>
    <w:rsid w:val="005B6BB9"/>
    <w:rsid w:val="005B6CE9"/>
    <w:rsid w:val="005B6D87"/>
    <w:rsid w:val="005B78E4"/>
    <w:rsid w:val="005B7E11"/>
    <w:rsid w:val="005B7FA9"/>
    <w:rsid w:val="005C0205"/>
    <w:rsid w:val="005C19A7"/>
    <w:rsid w:val="005C1CB5"/>
    <w:rsid w:val="005C1FD0"/>
    <w:rsid w:val="005C2331"/>
    <w:rsid w:val="005C2701"/>
    <w:rsid w:val="005C3955"/>
    <w:rsid w:val="005C47C5"/>
    <w:rsid w:val="005C52A3"/>
    <w:rsid w:val="005C5BE1"/>
    <w:rsid w:val="005C5E43"/>
    <w:rsid w:val="005C6085"/>
    <w:rsid w:val="005C6E0B"/>
    <w:rsid w:val="005C6E55"/>
    <w:rsid w:val="005D0D23"/>
    <w:rsid w:val="005D1290"/>
    <w:rsid w:val="005D21B9"/>
    <w:rsid w:val="005D3593"/>
    <w:rsid w:val="005D4D94"/>
    <w:rsid w:val="005D548A"/>
    <w:rsid w:val="005D5598"/>
    <w:rsid w:val="005D5BA0"/>
    <w:rsid w:val="005D67A0"/>
    <w:rsid w:val="005D7ED9"/>
    <w:rsid w:val="005E0012"/>
    <w:rsid w:val="005E0FCD"/>
    <w:rsid w:val="005E2586"/>
    <w:rsid w:val="005E2932"/>
    <w:rsid w:val="005E29F1"/>
    <w:rsid w:val="005E43BF"/>
    <w:rsid w:val="005E5042"/>
    <w:rsid w:val="005E511C"/>
    <w:rsid w:val="005E54B7"/>
    <w:rsid w:val="005E68BC"/>
    <w:rsid w:val="005E6D44"/>
    <w:rsid w:val="005E6E56"/>
    <w:rsid w:val="005E7265"/>
    <w:rsid w:val="005E7996"/>
    <w:rsid w:val="005E7F53"/>
    <w:rsid w:val="005F0136"/>
    <w:rsid w:val="005F0FAE"/>
    <w:rsid w:val="005F11CE"/>
    <w:rsid w:val="005F14C2"/>
    <w:rsid w:val="005F215C"/>
    <w:rsid w:val="005F3A14"/>
    <w:rsid w:val="005F48BC"/>
    <w:rsid w:val="005F51F8"/>
    <w:rsid w:val="005F566A"/>
    <w:rsid w:val="005F64F7"/>
    <w:rsid w:val="005F680D"/>
    <w:rsid w:val="005F7041"/>
    <w:rsid w:val="005F7B5A"/>
    <w:rsid w:val="00600CDC"/>
    <w:rsid w:val="006010C8"/>
    <w:rsid w:val="00601F3B"/>
    <w:rsid w:val="0060315C"/>
    <w:rsid w:val="006032D5"/>
    <w:rsid w:val="00603339"/>
    <w:rsid w:val="0060343F"/>
    <w:rsid w:val="00603B1F"/>
    <w:rsid w:val="00603EEC"/>
    <w:rsid w:val="00605545"/>
    <w:rsid w:val="00605C82"/>
    <w:rsid w:val="00607C61"/>
    <w:rsid w:val="00607D56"/>
    <w:rsid w:val="0061117E"/>
    <w:rsid w:val="00611411"/>
    <w:rsid w:val="006124A9"/>
    <w:rsid w:val="00613031"/>
    <w:rsid w:val="00613469"/>
    <w:rsid w:val="006136DB"/>
    <w:rsid w:val="00614C86"/>
    <w:rsid w:val="00614CA5"/>
    <w:rsid w:val="00615B9C"/>
    <w:rsid w:val="006200B1"/>
    <w:rsid w:val="00620B4F"/>
    <w:rsid w:val="00622061"/>
    <w:rsid w:val="0062221B"/>
    <w:rsid w:val="006229E9"/>
    <w:rsid w:val="00623595"/>
    <w:rsid w:val="00624282"/>
    <w:rsid w:val="0063093C"/>
    <w:rsid w:val="00631765"/>
    <w:rsid w:val="00632ECF"/>
    <w:rsid w:val="00632EF2"/>
    <w:rsid w:val="00632FFF"/>
    <w:rsid w:val="00633D1D"/>
    <w:rsid w:val="006351BC"/>
    <w:rsid w:val="00635B68"/>
    <w:rsid w:val="00635FE1"/>
    <w:rsid w:val="00636726"/>
    <w:rsid w:val="006368A4"/>
    <w:rsid w:val="00636E71"/>
    <w:rsid w:val="0063730B"/>
    <w:rsid w:val="00640482"/>
    <w:rsid w:val="006421C8"/>
    <w:rsid w:val="0064284F"/>
    <w:rsid w:val="00644716"/>
    <w:rsid w:val="006449A2"/>
    <w:rsid w:val="00645B9C"/>
    <w:rsid w:val="00645E7B"/>
    <w:rsid w:val="00646023"/>
    <w:rsid w:val="00646622"/>
    <w:rsid w:val="006470F1"/>
    <w:rsid w:val="006507E3"/>
    <w:rsid w:val="006508D8"/>
    <w:rsid w:val="00650E49"/>
    <w:rsid w:val="00651102"/>
    <w:rsid w:val="00651E41"/>
    <w:rsid w:val="006522CD"/>
    <w:rsid w:val="00652347"/>
    <w:rsid w:val="006527B9"/>
    <w:rsid w:val="00652FC4"/>
    <w:rsid w:val="006535A7"/>
    <w:rsid w:val="00653BBD"/>
    <w:rsid w:val="00654113"/>
    <w:rsid w:val="0065444C"/>
    <w:rsid w:val="0065512A"/>
    <w:rsid w:val="00655A28"/>
    <w:rsid w:val="00655AAA"/>
    <w:rsid w:val="00655B8F"/>
    <w:rsid w:val="00656139"/>
    <w:rsid w:val="006561DB"/>
    <w:rsid w:val="00656CC5"/>
    <w:rsid w:val="00656E52"/>
    <w:rsid w:val="00657772"/>
    <w:rsid w:val="006616C5"/>
    <w:rsid w:val="00661E60"/>
    <w:rsid w:val="0066263E"/>
    <w:rsid w:val="00662F30"/>
    <w:rsid w:val="00664C39"/>
    <w:rsid w:val="006652B7"/>
    <w:rsid w:val="006654EF"/>
    <w:rsid w:val="00665687"/>
    <w:rsid w:val="00666188"/>
    <w:rsid w:val="00667250"/>
    <w:rsid w:val="00670846"/>
    <w:rsid w:val="00671047"/>
    <w:rsid w:val="006725C3"/>
    <w:rsid w:val="00673B6F"/>
    <w:rsid w:val="006751C2"/>
    <w:rsid w:val="006759F0"/>
    <w:rsid w:val="00675ABE"/>
    <w:rsid w:val="00675BB0"/>
    <w:rsid w:val="00675F5C"/>
    <w:rsid w:val="00676897"/>
    <w:rsid w:val="00676CDD"/>
    <w:rsid w:val="00676EFC"/>
    <w:rsid w:val="0068184D"/>
    <w:rsid w:val="0068223D"/>
    <w:rsid w:val="006842B4"/>
    <w:rsid w:val="006842F3"/>
    <w:rsid w:val="00684368"/>
    <w:rsid w:val="0068455F"/>
    <w:rsid w:val="006861CA"/>
    <w:rsid w:val="00686A83"/>
    <w:rsid w:val="00686DE7"/>
    <w:rsid w:val="00687456"/>
    <w:rsid w:val="0068749A"/>
    <w:rsid w:val="00691AF4"/>
    <w:rsid w:val="006947E0"/>
    <w:rsid w:val="00694BA9"/>
    <w:rsid w:val="00695575"/>
    <w:rsid w:val="00695E43"/>
    <w:rsid w:val="006974C6"/>
    <w:rsid w:val="006A0582"/>
    <w:rsid w:val="006A1E7C"/>
    <w:rsid w:val="006A3C8D"/>
    <w:rsid w:val="006A46C6"/>
    <w:rsid w:val="006A502E"/>
    <w:rsid w:val="006A5346"/>
    <w:rsid w:val="006A5443"/>
    <w:rsid w:val="006A679C"/>
    <w:rsid w:val="006B0E1D"/>
    <w:rsid w:val="006B0FEC"/>
    <w:rsid w:val="006B102E"/>
    <w:rsid w:val="006B113C"/>
    <w:rsid w:val="006B11A7"/>
    <w:rsid w:val="006B13C2"/>
    <w:rsid w:val="006B1C3B"/>
    <w:rsid w:val="006B2B0C"/>
    <w:rsid w:val="006B2CAA"/>
    <w:rsid w:val="006B4D49"/>
    <w:rsid w:val="006B598C"/>
    <w:rsid w:val="006B5AED"/>
    <w:rsid w:val="006B5C1C"/>
    <w:rsid w:val="006B5C5B"/>
    <w:rsid w:val="006B6600"/>
    <w:rsid w:val="006B6DBD"/>
    <w:rsid w:val="006B7C31"/>
    <w:rsid w:val="006C02B1"/>
    <w:rsid w:val="006C14E6"/>
    <w:rsid w:val="006C3DFB"/>
    <w:rsid w:val="006C49BD"/>
    <w:rsid w:val="006C4B80"/>
    <w:rsid w:val="006C50E4"/>
    <w:rsid w:val="006C66C8"/>
    <w:rsid w:val="006C7637"/>
    <w:rsid w:val="006D0860"/>
    <w:rsid w:val="006D1279"/>
    <w:rsid w:val="006D1507"/>
    <w:rsid w:val="006D1632"/>
    <w:rsid w:val="006D256C"/>
    <w:rsid w:val="006D35B9"/>
    <w:rsid w:val="006D3A19"/>
    <w:rsid w:val="006D47C0"/>
    <w:rsid w:val="006D48BD"/>
    <w:rsid w:val="006D65CB"/>
    <w:rsid w:val="006D7937"/>
    <w:rsid w:val="006E0796"/>
    <w:rsid w:val="006E0859"/>
    <w:rsid w:val="006E0E06"/>
    <w:rsid w:val="006E2674"/>
    <w:rsid w:val="006E307E"/>
    <w:rsid w:val="006E4107"/>
    <w:rsid w:val="006E41FC"/>
    <w:rsid w:val="006E429E"/>
    <w:rsid w:val="006E4CC7"/>
    <w:rsid w:val="006E61F8"/>
    <w:rsid w:val="006E7B7F"/>
    <w:rsid w:val="006F0DC6"/>
    <w:rsid w:val="006F10A9"/>
    <w:rsid w:val="006F12D5"/>
    <w:rsid w:val="006F1B02"/>
    <w:rsid w:val="006F2727"/>
    <w:rsid w:val="006F43A2"/>
    <w:rsid w:val="006F4B5D"/>
    <w:rsid w:val="006F51A8"/>
    <w:rsid w:val="006F632F"/>
    <w:rsid w:val="006F71A2"/>
    <w:rsid w:val="00701579"/>
    <w:rsid w:val="00702249"/>
    <w:rsid w:val="00702335"/>
    <w:rsid w:val="00702AEA"/>
    <w:rsid w:val="00702E13"/>
    <w:rsid w:val="00703103"/>
    <w:rsid w:val="00703668"/>
    <w:rsid w:val="00704191"/>
    <w:rsid w:val="00704AE7"/>
    <w:rsid w:val="0070648A"/>
    <w:rsid w:val="00706686"/>
    <w:rsid w:val="00706B7E"/>
    <w:rsid w:val="00707161"/>
    <w:rsid w:val="007073D8"/>
    <w:rsid w:val="0070745B"/>
    <w:rsid w:val="00710510"/>
    <w:rsid w:val="00710983"/>
    <w:rsid w:val="00710A36"/>
    <w:rsid w:val="00710D72"/>
    <w:rsid w:val="00711C14"/>
    <w:rsid w:val="007130FB"/>
    <w:rsid w:val="00713E73"/>
    <w:rsid w:val="00715219"/>
    <w:rsid w:val="0071598F"/>
    <w:rsid w:val="007159DD"/>
    <w:rsid w:val="00715B2E"/>
    <w:rsid w:val="00715EE2"/>
    <w:rsid w:val="00715F62"/>
    <w:rsid w:val="0071616D"/>
    <w:rsid w:val="007163F7"/>
    <w:rsid w:val="00716A9A"/>
    <w:rsid w:val="00716AF1"/>
    <w:rsid w:val="007210F9"/>
    <w:rsid w:val="007221BC"/>
    <w:rsid w:val="00723BA4"/>
    <w:rsid w:val="00724AA8"/>
    <w:rsid w:val="0072685B"/>
    <w:rsid w:val="00727118"/>
    <w:rsid w:val="007304A9"/>
    <w:rsid w:val="007314E4"/>
    <w:rsid w:val="00731CF4"/>
    <w:rsid w:val="00731EDC"/>
    <w:rsid w:val="00733A27"/>
    <w:rsid w:val="00733F5F"/>
    <w:rsid w:val="00734E31"/>
    <w:rsid w:val="007353DF"/>
    <w:rsid w:val="00735CEF"/>
    <w:rsid w:val="00735EE0"/>
    <w:rsid w:val="00736C37"/>
    <w:rsid w:val="007374F0"/>
    <w:rsid w:val="00737741"/>
    <w:rsid w:val="007402A6"/>
    <w:rsid w:val="00740522"/>
    <w:rsid w:val="007408F6"/>
    <w:rsid w:val="007415E4"/>
    <w:rsid w:val="00742A91"/>
    <w:rsid w:val="007432AE"/>
    <w:rsid w:val="0074492C"/>
    <w:rsid w:val="007449FC"/>
    <w:rsid w:val="00744A85"/>
    <w:rsid w:val="00745945"/>
    <w:rsid w:val="00746200"/>
    <w:rsid w:val="00746554"/>
    <w:rsid w:val="0074754C"/>
    <w:rsid w:val="00747724"/>
    <w:rsid w:val="007519FD"/>
    <w:rsid w:val="007521A2"/>
    <w:rsid w:val="007527B1"/>
    <w:rsid w:val="0075348E"/>
    <w:rsid w:val="00753689"/>
    <w:rsid w:val="00753DE4"/>
    <w:rsid w:val="0075426B"/>
    <w:rsid w:val="00754909"/>
    <w:rsid w:val="007553B1"/>
    <w:rsid w:val="00756D3C"/>
    <w:rsid w:val="00761CD8"/>
    <w:rsid w:val="00763F48"/>
    <w:rsid w:val="0076454D"/>
    <w:rsid w:val="00764E24"/>
    <w:rsid w:val="007664B8"/>
    <w:rsid w:val="00766560"/>
    <w:rsid w:val="007669CD"/>
    <w:rsid w:val="00766A7B"/>
    <w:rsid w:val="00766CA4"/>
    <w:rsid w:val="0076736A"/>
    <w:rsid w:val="00770709"/>
    <w:rsid w:val="00770C81"/>
    <w:rsid w:val="00770F85"/>
    <w:rsid w:val="007731B7"/>
    <w:rsid w:val="00773B6A"/>
    <w:rsid w:val="00774B17"/>
    <w:rsid w:val="00775037"/>
    <w:rsid w:val="00775593"/>
    <w:rsid w:val="00775692"/>
    <w:rsid w:val="0077625C"/>
    <w:rsid w:val="00776606"/>
    <w:rsid w:val="00776C83"/>
    <w:rsid w:val="00777889"/>
    <w:rsid w:val="00780041"/>
    <w:rsid w:val="0078093B"/>
    <w:rsid w:val="00780A58"/>
    <w:rsid w:val="00780CD2"/>
    <w:rsid w:val="00780E3E"/>
    <w:rsid w:val="00781C5E"/>
    <w:rsid w:val="00782ACA"/>
    <w:rsid w:val="00782F13"/>
    <w:rsid w:val="007835D4"/>
    <w:rsid w:val="00783BE2"/>
    <w:rsid w:val="00786134"/>
    <w:rsid w:val="00786BA9"/>
    <w:rsid w:val="0078733A"/>
    <w:rsid w:val="00787E9A"/>
    <w:rsid w:val="00787FBC"/>
    <w:rsid w:val="00787FFA"/>
    <w:rsid w:val="0079065C"/>
    <w:rsid w:val="0079093D"/>
    <w:rsid w:val="00790B46"/>
    <w:rsid w:val="007910A4"/>
    <w:rsid w:val="00791E1F"/>
    <w:rsid w:val="007923B5"/>
    <w:rsid w:val="007925F6"/>
    <w:rsid w:val="00792D2E"/>
    <w:rsid w:val="00793628"/>
    <w:rsid w:val="00793B6C"/>
    <w:rsid w:val="007940CC"/>
    <w:rsid w:val="007941C0"/>
    <w:rsid w:val="007941FF"/>
    <w:rsid w:val="00794931"/>
    <w:rsid w:val="007949E3"/>
    <w:rsid w:val="007953B0"/>
    <w:rsid w:val="00795831"/>
    <w:rsid w:val="00795965"/>
    <w:rsid w:val="007963EC"/>
    <w:rsid w:val="007966B7"/>
    <w:rsid w:val="00796EBA"/>
    <w:rsid w:val="007A04F5"/>
    <w:rsid w:val="007A0554"/>
    <w:rsid w:val="007A0ACE"/>
    <w:rsid w:val="007A16FE"/>
    <w:rsid w:val="007A19BE"/>
    <w:rsid w:val="007A3133"/>
    <w:rsid w:val="007A3323"/>
    <w:rsid w:val="007A429E"/>
    <w:rsid w:val="007A44DA"/>
    <w:rsid w:val="007A45E4"/>
    <w:rsid w:val="007A6AC8"/>
    <w:rsid w:val="007A6E9C"/>
    <w:rsid w:val="007B0102"/>
    <w:rsid w:val="007B0677"/>
    <w:rsid w:val="007B06A4"/>
    <w:rsid w:val="007B07CD"/>
    <w:rsid w:val="007B1A7C"/>
    <w:rsid w:val="007B2A85"/>
    <w:rsid w:val="007B2C5F"/>
    <w:rsid w:val="007B3734"/>
    <w:rsid w:val="007B46A8"/>
    <w:rsid w:val="007B4733"/>
    <w:rsid w:val="007B4F50"/>
    <w:rsid w:val="007B55A5"/>
    <w:rsid w:val="007B5B96"/>
    <w:rsid w:val="007B5C3D"/>
    <w:rsid w:val="007B61FA"/>
    <w:rsid w:val="007B6CBA"/>
    <w:rsid w:val="007B7B85"/>
    <w:rsid w:val="007C0382"/>
    <w:rsid w:val="007C0863"/>
    <w:rsid w:val="007C293B"/>
    <w:rsid w:val="007C2ECC"/>
    <w:rsid w:val="007C31DC"/>
    <w:rsid w:val="007C7590"/>
    <w:rsid w:val="007C76B4"/>
    <w:rsid w:val="007C7A9C"/>
    <w:rsid w:val="007C7AE6"/>
    <w:rsid w:val="007C7E54"/>
    <w:rsid w:val="007C7F96"/>
    <w:rsid w:val="007D0236"/>
    <w:rsid w:val="007D0E6D"/>
    <w:rsid w:val="007D12F0"/>
    <w:rsid w:val="007D1E15"/>
    <w:rsid w:val="007D2266"/>
    <w:rsid w:val="007D2317"/>
    <w:rsid w:val="007D2A62"/>
    <w:rsid w:val="007D3B5F"/>
    <w:rsid w:val="007D4E1B"/>
    <w:rsid w:val="007D4F10"/>
    <w:rsid w:val="007D5273"/>
    <w:rsid w:val="007D5A54"/>
    <w:rsid w:val="007D5B36"/>
    <w:rsid w:val="007D68F9"/>
    <w:rsid w:val="007D6CE9"/>
    <w:rsid w:val="007E1016"/>
    <w:rsid w:val="007E16BE"/>
    <w:rsid w:val="007E1AF7"/>
    <w:rsid w:val="007E20E5"/>
    <w:rsid w:val="007E2963"/>
    <w:rsid w:val="007E2AD8"/>
    <w:rsid w:val="007E2BFE"/>
    <w:rsid w:val="007E40C7"/>
    <w:rsid w:val="007E420A"/>
    <w:rsid w:val="007E4682"/>
    <w:rsid w:val="007E500A"/>
    <w:rsid w:val="007E6DD1"/>
    <w:rsid w:val="007E74C6"/>
    <w:rsid w:val="007E7E6D"/>
    <w:rsid w:val="007F077F"/>
    <w:rsid w:val="007F14CE"/>
    <w:rsid w:val="007F2539"/>
    <w:rsid w:val="007F274E"/>
    <w:rsid w:val="007F2A80"/>
    <w:rsid w:val="007F2BC9"/>
    <w:rsid w:val="007F34D9"/>
    <w:rsid w:val="007F3DAD"/>
    <w:rsid w:val="007F50DA"/>
    <w:rsid w:val="007F51CB"/>
    <w:rsid w:val="007F5433"/>
    <w:rsid w:val="007F57EC"/>
    <w:rsid w:val="007F6D28"/>
    <w:rsid w:val="007F7A16"/>
    <w:rsid w:val="007F7B0A"/>
    <w:rsid w:val="008006C7"/>
    <w:rsid w:val="00801F16"/>
    <w:rsid w:val="008035B1"/>
    <w:rsid w:val="00804720"/>
    <w:rsid w:val="00804B46"/>
    <w:rsid w:val="00804CCD"/>
    <w:rsid w:val="00804E44"/>
    <w:rsid w:val="00805936"/>
    <w:rsid w:val="00806949"/>
    <w:rsid w:val="0080723F"/>
    <w:rsid w:val="00807862"/>
    <w:rsid w:val="00807B66"/>
    <w:rsid w:val="00810523"/>
    <w:rsid w:val="00810ED1"/>
    <w:rsid w:val="00810F25"/>
    <w:rsid w:val="00811982"/>
    <w:rsid w:val="0081266B"/>
    <w:rsid w:val="00812E95"/>
    <w:rsid w:val="008139F6"/>
    <w:rsid w:val="008143BE"/>
    <w:rsid w:val="0081458E"/>
    <w:rsid w:val="0081577B"/>
    <w:rsid w:val="00816880"/>
    <w:rsid w:val="00817CAA"/>
    <w:rsid w:val="008223B2"/>
    <w:rsid w:val="00822773"/>
    <w:rsid w:val="008235F6"/>
    <w:rsid w:val="008239D1"/>
    <w:rsid w:val="00824A1B"/>
    <w:rsid w:val="00826D87"/>
    <w:rsid w:val="00827327"/>
    <w:rsid w:val="00827435"/>
    <w:rsid w:val="00827511"/>
    <w:rsid w:val="0083140F"/>
    <w:rsid w:val="008325BE"/>
    <w:rsid w:val="00832AE8"/>
    <w:rsid w:val="008342ED"/>
    <w:rsid w:val="008352B7"/>
    <w:rsid w:val="00836E25"/>
    <w:rsid w:val="00837092"/>
    <w:rsid w:val="008401FF"/>
    <w:rsid w:val="0084079F"/>
    <w:rsid w:val="00840E91"/>
    <w:rsid w:val="008412A4"/>
    <w:rsid w:val="00844054"/>
    <w:rsid w:val="008446AE"/>
    <w:rsid w:val="008449CE"/>
    <w:rsid w:val="008453F5"/>
    <w:rsid w:val="00845882"/>
    <w:rsid w:val="00845A1D"/>
    <w:rsid w:val="00845A74"/>
    <w:rsid w:val="00845C5E"/>
    <w:rsid w:val="00845E72"/>
    <w:rsid w:val="00847B26"/>
    <w:rsid w:val="0085015F"/>
    <w:rsid w:val="00850CAE"/>
    <w:rsid w:val="00851877"/>
    <w:rsid w:val="00851E74"/>
    <w:rsid w:val="00851EFC"/>
    <w:rsid w:val="00854203"/>
    <w:rsid w:val="008547DD"/>
    <w:rsid w:val="008551DA"/>
    <w:rsid w:val="00856631"/>
    <w:rsid w:val="00856808"/>
    <w:rsid w:val="00857296"/>
    <w:rsid w:val="0085766C"/>
    <w:rsid w:val="008577C8"/>
    <w:rsid w:val="00860B74"/>
    <w:rsid w:val="008627E1"/>
    <w:rsid w:val="00863C75"/>
    <w:rsid w:val="008643EA"/>
    <w:rsid w:val="00865827"/>
    <w:rsid w:val="00866AF6"/>
    <w:rsid w:val="00867352"/>
    <w:rsid w:val="008673AA"/>
    <w:rsid w:val="008724A4"/>
    <w:rsid w:val="00872D4C"/>
    <w:rsid w:val="0087400C"/>
    <w:rsid w:val="008762BA"/>
    <w:rsid w:val="008769DF"/>
    <w:rsid w:val="008770B5"/>
    <w:rsid w:val="00880005"/>
    <w:rsid w:val="00880276"/>
    <w:rsid w:val="0088080D"/>
    <w:rsid w:val="00880E08"/>
    <w:rsid w:val="00880F0C"/>
    <w:rsid w:val="00882698"/>
    <w:rsid w:val="0088326E"/>
    <w:rsid w:val="00883A46"/>
    <w:rsid w:val="00883D23"/>
    <w:rsid w:val="00884472"/>
    <w:rsid w:val="00886481"/>
    <w:rsid w:val="00887950"/>
    <w:rsid w:val="00887AC0"/>
    <w:rsid w:val="00887C99"/>
    <w:rsid w:val="00890351"/>
    <w:rsid w:val="008908DA"/>
    <w:rsid w:val="0089118D"/>
    <w:rsid w:val="00891451"/>
    <w:rsid w:val="0089220D"/>
    <w:rsid w:val="0089330B"/>
    <w:rsid w:val="00893AA4"/>
    <w:rsid w:val="00894707"/>
    <w:rsid w:val="008964C5"/>
    <w:rsid w:val="008968D1"/>
    <w:rsid w:val="00896A64"/>
    <w:rsid w:val="00897D5A"/>
    <w:rsid w:val="008A0094"/>
    <w:rsid w:val="008A042F"/>
    <w:rsid w:val="008A076D"/>
    <w:rsid w:val="008A144C"/>
    <w:rsid w:val="008A2138"/>
    <w:rsid w:val="008A3167"/>
    <w:rsid w:val="008A323C"/>
    <w:rsid w:val="008A3783"/>
    <w:rsid w:val="008A531B"/>
    <w:rsid w:val="008A56F7"/>
    <w:rsid w:val="008A57A1"/>
    <w:rsid w:val="008A592A"/>
    <w:rsid w:val="008A63F7"/>
    <w:rsid w:val="008A65C0"/>
    <w:rsid w:val="008A6617"/>
    <w:rsid w:val="008A78E5"/>
    <w:rsid w:val="008A7A5B"/>
    <w:rsid w:val="008B17F6"/>
    <w:rsid w:val="008B1D26"/>
    <w:rsid w:val="008B1F1F"/>
    <w:rsid w:val="008B26B0"/>
    <w:rsid w:val="008B2715"/>
    <w:rsid w:val="008B2D37"/>
    <w:rsid w:val="008B35F5"/>
    <w:rsid w:val="008B3937"/>
    <w:rsid w:val="008B416A"/>
    <w:rsid w:val="008B4791"/>
    <w:rsid w:val="008B488B"/>
    <w:rsid w:val="008B4FF2"/>
    <w:rsid w:val="008B5910"/>
    <w:rsid w:val="008B69DC"/>
    <w:rsid w:val="008B757B"/>
    <w:rsid w:val="008C0815"/>
    <w:rsid w:val="008C0D8E"/>
    <w:rsid w:val="008C1234"/>
    <w:rsid w:val="008C2552"/>
    <w:rsid w:val="008C26D0"/>
    <w:rsid w:val="008C2F92"/>
    <w:rsid w:val="008C3464"/>
    <w:rsid w:val="008C4CC1"/>
    <w:rsid w:val="008C639F"/>
    <w:rsid w:val="008C6491"/>
    <w:rsid w:val="008C7E1B"/>
    <w:rsid w:val="008D074F"/>
    <w:rsid w:val="008D0AC0"/>
    <w:rsid w:val="008D1024"/>
    <w:rsid w:val="008D1639"/>
    <w:rsid w:val="008D167F"/>
    <w:rsid w:val="008D23AC"/>
    <w:rsid w:val="008D2DB2"/>
    <w:rsid w:val="008D391A"/>
    <w:rsid w:val="008D48F9"/>
    <w:rsid w:val="008D5DB7"/>
    <w:rsid w:val="008D64BD"/>
    <w:rsid w:val="008D670C"/>
    <w:rsid w:val="008D7ACE"/>
    <w:rsid w:val="008E060D"/>
    <w:rsid w:val="008E20C4"/>
    <w:rsid w:val="008E26B6"/>
    <w:rsid w:val="008E2BC3"/>
    <w:rsid w:val="008E3F48"/>
    <w:rsid w:val="008E3F90"/>
    <w:rsid w:val="008E408A"/>
    <w:rsid w:val="008E4303"/>
    <w:rsid w:val="008E49B0"/>
    <w:rsid w:val="008E4BCF"/>
    <w:rsid w:val="008E7567"/>
    <w:rsid w:val="008E77E2"/>
    <w:rsid w:val="008F04D8"/>
    <w:rsid w:val="008F04F0"/>
    <w:rsid w:val="008F0A5D"/>
    <w:rsid w:val="008F13A2"/>
    <w:rsid w:val="008F13B6"/>
    <w:rsid w:val="008F2BA5"/>
    <w:rsid w:val="008F2D5E"/>
    <w:rsid w:val="008F3388"/>
    <w:rsid w:val="008F3864"/>
    <w:rsid w:val="008F3B6C"/>
    <w:rsid w:val="008F68AA"/>
    <w:rsid w:val="008F6972"/>
    <w:rsid w:val="008F6B6C"/>
    <w:rsid w:val="008F78FC"/>
    <w:rsid w:val="009004B2"/>
    <w:rsid w:val="00900BFD"/>
    <w:rsid w:val="00900F2B"/>
    <w:rsid w:val="00901BA2"/>
    <w:rsid w:val="009025B4"/>
    <w:rsid w:val="009027BC"/>
    <w:rsid w:val="009034B5"/>
    <w:rsid w:val="00904FC6"/>
    <w:rsid w:val="00905957"/>
    <w:rsid w:val="00905FFB"/>
    <w:rsid w:val="00906F0F"/>
    <w:rsid w:val="009070E3"/>
    <w:rsid w:val="00907F50"/>
    <w:rsid w:val="00910D18"/>
    <w:rsid w:val="00910F5E"/>
    <w:rsid w:val="00912662"/>
    <w:rsid w:val="00912729"/>
    <w:rsid w:val="009155CF"/>
    <w:rsid w:val="009156CE"/>
    <w:rsid w:val="00915EE0"/>
    <w:rsid w:val="00916B80"/>
    <w:rsid w:val="00916EDD"/>
    <w:rsid w:val="009179D2"/>
    <w:rsid w:val="009200ED"/>
    <w:rsid w:val="009204F0"/>
    <w:rsid w:val="009205C5"/>
    <w:rsid w:val="0092073E"/>
    <w:rsid w:val="009208E1"/>
    <w:rsid w:val="00920E75"/>
    <w:rsid w:val="00922622"/>
    <w:rsid w:val="009229CA"/>
    <w:rsid w:val="00925625"/>
    <w:rsid w:val="00925910"/>
    <w:rsid w:val="0092679D"/>
    <w:rsid w:val="009268C7"/>
    <w:rsid w:val="0092691F"/>
    <w:rsid w:val="009272E9"/>
    <w:rsid w:val="0092757D"/>
    <w:rsid w:val="00927873"/>
    <w:rsid w:val="009301E6"/>
    <w:rsid w:val="009303DC"/>
    <w:rsid w:val="0093085A"/>
    <w:rsid w:val="00931710"/>
    <w:rsid w:val="00931BBC"/>
    <w:rsid w:val="00932320"/>
    <w:rsid w:val="00932682"/>
    <w:rsid w:val="00932AC6"/>
    <w:rsid w:val="00933779"/>
    <w:rsid w:val="00933E00"/>
    <w:rsid w:val="009342B1"/>
    <w:rsid w:val="00934A68"/>
    <w:rsid w:val="00935767"/>
    <w:rsid w:val="009364C0"/>
    <w:rsid w:val="009379AC"/>
    <w:rsid w:val="00937C7D"/>
    <w:rsid w:val="00940773"/>
    <w:rsid w:val="009413C6"/>
    <w:rsid w:val="00941AF1"/>
    <w:rsid w:val="0094271B"/>
    <w:rsid w:val="0094422C"/>
    <w:rsid w:val="009443CD"/>
    <w:rsid w:val="0094545A"/>
    <w:rsid w:val="00945E79"/>
    <w:rsid w:val="00947DBC"/>
    <w:rsid w:val="00950955"/>
    <w:rsid w:val="0095096B"/>
    <w:rsid w:val="00950D6C"/>
    <w:rsid w:val="00951CF2"/>
    <w:rsid w:val="00952E44"/>
    <w:rsid w:val="00952ED7"/>
    <w:rsid w:val="00955BC7"/>
    <w:rsid w:val="00955FC7"/>
    <w:rsid w:val="0095743B"/>
    <w:rsid w:val="00960014"/>
    <w:rsid w:val="009607A2"/>
    <w:rsid w:val="00961931"/>
    <w:rsid w:val="00961953"/>
    <w:rsid w:val="0096396A"/>
    <w:rsid w:val="00964795"/>
    <w:rsid w:val="00964905"/>
    <w:rsid w:val="009659E3"/>
    <w:rsid w:val="0096608B"/>
    <w:rsid w:val="009660FB"/>
    <w:rsid w:val="00966901"/>
    <w:rsid w:val="00967B02"/>
    <w:rsid w:val="00970E1A"/>
    <w:rsid w:val="00971B4F"/>
    <w:rsid w:val="00971C5A"/>
    <w:rsid w:val="00971E2E"/>
    <w:rsid w:val="0097212D"/>
    <w:rsid w:val="009721A9"/>
    <w:rsid w:val="0097258D"/>
    <w:rsid w:val="00972B11"/>
    <w:rsid w:val="00973554"/>
    <w:rsid w:val="00974686"/>
    <w:rsid w:val="0097499F"/>
    <w:rsid w:val="009753B6"/>
    <w:rsid w:val="00975888"/>
    <w:rsid w:val="0097588D"/>
    <w:rsid w:val="009758F6"/>
    <w:rsid w:val="009779BE"/>
    <w:rsid w:val="00977C8A"/>
    <w:rsid w:val="00980867"/>
    <w:rsid w:val="00980D32"/>
    <w:rsid w:val="00980F08"/>
    <w:rsid w:val="009810DF"/>
    <w:rsid w:val="00981390"/>
    <w:rsid w:val="0098215D"/>
    <w:rsid w:val="009824D2"/>
    <w:rsid w:val="00982FDA"/>
    <w:rsid w:val="0098380D"/>
    <w:rsid w:val="00984032"/>
    <w:rsid w:val="009840CB"/>
    <w:rsid w:val="009841DE"/>
    <w:rsid w:val="00984230"/>
    <w:rsid w:val="009842BE"/>
    <w:rsid w:val="009845A7"/>
    <w:rsid w:val="0098585B"/>
    <w:rsid w:val="00986164"/>
    <w:rsid w:val="009862A3"/>
    <w:rsid w:val="009865BF"/>
    <w:rsid w:val="009876D6"/>
    <w:rsid w:val="00987A5F"/>
    <w:rsid w:val="00990501"/>
    <w:rsid w:val="009905ED"/>
    <w:rsid w:val="00990847"/>
    <w:rsid w:val="009912DE"/>
    <w:rsid w:val="00991C09"/>
    <w:rsid w:val="00992898"/>
    <w:rsid w:val="009933A8"/>
    <w:rsid w:val="00996438"/>
    <w:rsid w:val="009964D5"/>
    <w:rsid w:val="00996696"/>
    <w:rsid w:val="0099775D"/>
    <w:rsid w:val="00997FF3"/>
    <w:rsid w:val="009A0B18"/>
    <w:rsid w:val="009A0CE1"/>
    <w:rsid w:val="009A10D5"/>
    <w:rsid w:val="009A115B"/>
    <w:rsid w:val="009A15E9"/>
    <w:rsid w:val="009A265B"/>
    <w:rsid w:val="009A3CDC"/>
    <w:rsid w:val="009A470F"/>
    <w:rsid w:val="009A621A"/>
    <w:rsid w:val="009B001C"/>
    <w:rsid w:val="009B07FE"/>
    <w:rsid w:val="009B0995"/>
    <w:rsid w:val="009B2297"/>
    <w:rsid w:val="009B2F4F"/>
    <w:rsid w:val="009B30EF"/>
    <w:rsid w:val="009B33C0"/>
    <w:rsid w:val="009B56D1"/>
    <w:rsid w:val="009B578C"/>
    <w:rsid w:val="009B7F7C"/>
    <w:rsid w:val="009C0EF1"/>
    <w:rsid w:val="009C1346"/>
    <w:rsid w:val="009C20CD"/>
    <w:rsid w:val="009C2C09"/>
    <w:rsid w:val="009C2E82"/>
    <w:rsid w:val="009C31EC"/>
    <w:rsid w:val="009C47D2"/>
    <w:rsid w:val="009C5643"/>
    <w:rsid w:val="009C647A"/>
    <w:rsid w:val="009C6B75"/>
    <w:rsid w:val="009C6B90"/>
    <w:rsid w:val="009C75DE"/>
    <w:rsid w:val="009C7B18"/>
    <w:rsid w:val="009C7E82"/>
    <w:rsid w:val="009D03A6"/>
    <w:rsid w:val="009D1045"/>
    <w:rsid w:val="009D1A68"/>
    <w:rsid w:val="009D1E7D"/>
    <w:rsid w:val="009D1EB7"/>
    <w:rsid w:val="009D3162"/>
    <w:rsid w:val="009D3CD6"/>
    <w:rsid w:val="009D3CFA"/>
    <w:rsid w:val="009D4133"/>
    <w:rsid w:val="009D43E3"/>
    <w:rsid w:val="009D45D3"/>
    <w:rsid w:val="009D5069"/>
    <w:rsid w:val="009D6254"/>
    <w:rsid w:val="009D71E3"/>
    <w:rsid w:val="009D72CB"/>
    <w:rsid w:val="009D7C00"/>
    <w:rsid w:val="009E0079"/>
    <w:rsid w:val="009E1C42"/>
    <w:rsid w:val="009E21F7"/>
    <w:rsid w:val="009E38BB"/>
    <w:rsid w:val="009E3C89"/>
    <w:rsid w:val="009E3EFF"/>
    <w:rsid w:val="009E444B"/>
    <w:rsid w:val="009E75CD"/>
    <w:rsid w:val="009F0284"/>
    <w:rsid w:val="009F081D"/>
    <w:rsid w:val="009F2887"/>
    <w:rsid w:val="009F2B64"/>
    <w:rsid w:val="009F43E8"/>
    <w:rsid w:val="009F4D38"/>
    <w:rsid w:val="009F4FDF"/>
    <w:rsid w:val="009F5419"/>
    <w:rsid w:val="009F5CF2"/>
    <w:rsid w:val="009F6B6B"/>
    <w:rsid w:val="009F6D11"/>
    <w:rsid w:val="009F6D48"/>
    <w:rsid w:val="009F6FBC"/>
    <w:rsid w:val="009F7351"/>
    <w:rsid w:val="00A003B1"/>
    <w:rsid w:val="00A004CF"/>
    <w:rsid w:val="00A00B93"/>
    <w:rsid w:val="00A01216"/>
    <w:rsid w:val="00A02DCC"/>
    <w:rsid w:val="00A0346A"/>
    <w:rsid w:val="00A03AC7"/>
    <w:rsid w:val="00A03ADA"/>
    <w:rsid w:val="00A03C6C"/>
    <w:rsid w:val="00A041DC"/>
    <w:rsid w:val="00A04A3D"/>
    <w:rsid w:val="00A06C24"/>
    <w:rsid w:val="00A078BE"/>
    <w:rsid w:val="00A07BAA"/>
    <w:rsid w:val="00A102F5"/>
    <w:rsid w:val="00A10832"/>
    <w:rsid w:val="00A12E2B"/>
    <w:rsid w:val="00A12F98"/>
    <w:rsid w:val="00A1442E"/>
    <w:rsid w:val="00A14DA0"/>
    <w:rsid w:val="00A1614A"/>
    <w:rsid w:val="00A1674C"/>
    <w:rsid w:val="00A171D2"/>
    <w:rsid w:val="00A17762"/>
    <w:rsid w:val="00A200C2"/>
    <w:rsid w:val="00A2126C"/>
    <w:rsid w:val="00A22A2A"/>
    <w:rsid w:val="00A22B63"/>
    <w:rsid w:val="00A2353E"/>
    <w:rsid w:val="00A235FF"/>
    <w:rsid w:val="00A24268"/>
    <w:rsid w:val="00A2429A"/>
    <w:rsid w:val="00A24F64"/>
    <w:rsid w:val="00A25054"/>
    <w:rsid w:val="00A250E0"/>
    <w:rsid w:val="00A257D9"/>
    <w:rsid w:val="00A262CA"/>
    <w:rsid w:val="00A27236"/>
    <w:rsid w:val="00A27263"/>
    <w:rsid w:val="00A27E2D"/>
    <w:rsid w:val="00A27E3A"/>
    <w:rsid w:val="00A31944"/>
    <w:rsid w:val="00A31C3E"/>
    <w:rsid w:val="00A31C4C"/>
    <w:rsid w:val="00A31FEB"/>
    <w:rsid w:val="00A32A9D"/>
    <w:rsid w:val="00A32B30"/>
    <w:rsid w:val="00A32CAE"/>
    <w:rsid w:val="00A33B3E"/>
    <w:rsid w:val="00A344B5"/>
    <w:rsid w:val="00A34F32"/>
    <w:rsid w:val="00A3604F"/>
    <w:rsid w:val="00A360F7"/>
    <w:rsid w:val="00A371A7"/>
    <w:rsid w:val="00A37220"/>
    <w:rsid w:val="00A372D2"/>
    <w:rsid w:val="00A37443"/>
    <w:rsid w:val="00A37814"/>
    <w:rsid w:val="00A37D5D"/>
    <w:rsid w:val="00A4078B"/>
    <w:rsid w:val="00A41792"/>
    <w:rsid w:val="00A42AF0"/>
    <w:rsid w:val="00A432B6"/>
    <w:rsid w:val="00A43E93"/>
    <w:rsid w:val="00A441F8"/>
    <w:rsid w:val="00A44840"/>
    <w:rsid w:val="00A44CE8"/>
    <w:rsid w:val="00A44E6F"/>
    <w:rsid w:val="00A45CCA"/>
    <w:rsid w:val="00A45DC6"/>
    <w:rsid w:val="00A46904"/>
    <w:rsid w:val="00A46D9D"/>
    <w:rsid w:val="00A46DF0"/>
    <w:rsid w:val="00A509AE"/>
    <w:rsid w:val="00A51F62"/>
    <w:rsid w:val="00A52847"/>
    <w:rsid w:val="00A53407"/>
    <w:rsid w:val="00A5349E"/>
    <w:rsid w:val="00A53B2C"/>
    <w:rsid w:val="00A540C6"/>
    <w:rsid w:val="00A5454C"/>
    <w:rsid w:val="00A54C83"/>
    <w:rsid w:val="00A54EAB"/>
    <w:rsid w:val="00A5509A"/>
    <w:rsid w:val="00A552FF"/>
    <w:rsid w:val="00A570FA"/>
    <w:rsid w:val="00A573D9"/>
    <w:rsid w:val="00A6088A"/>
    <w:rsid w:val="00A60EB6"/>
    <w:rsid w:val="00A61010"/>
    <w:rsid w:val="00A6143D"/>
    <w:rsid w:val="00A61B8D"/>
    <w:rsid w:val="00A61BBE"/>
    <w:rsid w:val="00A62D54"/>
    <w:rsid w:val="00A63521"/>
    <w:rsid w:val="00A637D0"/>
    <w:rsid w:val="00A63C90"/>
    <w:rsid w:val="00A63F01"/>
    <w:rsid w:val="00A6433F"/>
    <w:rsid w:val="00A64B47"/>
    <w:rsid w:val="00A65EC1"/>
    <w:rsid w:val="00A66A70"/>
    <w:rsid w:val="00A66A71"/>
    <w:rsid w:val="00A67329"/>
    <w:rsid w:val="00A67484"/>
    <w:rsid w:val="00A67BB5"/>
    <w:rsid w:val="00A712E5"/>
    <w:rsid w:val="00A73270"/>
    <w:rsid w:val="00A73440"/>
    <w:rsid w:val="00A73C25"/>
    <w:rsid w:val="00A74272"/>
    <w:rsid w:val="00A74FEC"/>
    <w:rsid w:val="00A750C8"/>
    <w:rsid w:val="00A762E8"/>
    <w:rsid w:val="00A76BB8"/>
    <w:rsid w:val="00A76ECA"/>
    <w:rsid w:val="00A76FA2"/>
    <w:rsid w:val="00A775B0"/>
    <w:rsid w:val="00A77C11"/>
    <w:rsid w:val="00A820E4"/>
    <w:rsid w:val="00A82C97"/>
    <w:rsid w:val="00A8315B"/>
    <w:rsid w:val="00A83356"/>
    <w:rsid w:val="00A842FF"/>
    <w:rsid w:val="00A853E9"/>
    <w:rsid w:val="00A85F6F"/>
    <w:rsid w:val="00A8674C"/>
    <w:rsid w:val="00A86FB0"/>
    <w:rsid w:val="00A87075"/>
    <w:rsid w:val="00A87F9D"/>
    <w:rsid w:val="00A90A41"/>
    <w:rsid w:val="00A90D0E"/>
    <w:rsid w:val="00A927E8"/>
    <w:rsid w:val="00A92D6C"/>
    <w:rsid w:val="00A92E4B"/>
    <w:rsid w:val="00A93425"/>
    <w:rsid w:val="00A93DF4"/>
    <w:rsid w:val="00A9599B"/>
    <w:rsid w:val="00A9779A"/>
    <w:rsid w:val="00A977A2"/>
    <w:rsid w:val="00A97D04"/>
    <w:rsid w:val="00AA01B5"/>
    <w:rsid w:val="00AA0600"/>
    <w:rsid w:val="00AA0BBE"/>
    <w:rsid w:val="00AA1706"/>
    <w:rsid w:val="00AA2529"/>
    <w:rsid w:val="00AA2B14"/>
    <w:rsid w:val="00AA3256"/>
    <w:rsid w:val="00AA349B"/>
    <w:rsid w:val="00AA3888"/>
    <w:rsid w:val="00AA3BB2"/>
    <w:rsid w:val="00AA41E2"/>
    <w:rsid w:val="00AA46FF"/>
    <w:rsid w:val="00AA4D40"/>
    <w:rsid w:val="00AA4DDA"/>
    <w:rsid w:val="00AA513F"/>
    <w:rsid w:val="00AA59E7"/>
    <w:rsid w:val="00AA6855"/>
    <w:rsid w:val="00AA7335"/>
    <w:rsid w:val="00AA7B6A"/>
    <w:rsid w:val="00AB1AFD"/>
    <w:rsid w:val="00AB1C32"/>
    <w:rsid w:val="00AB324C"/>
    <w:rsid w:val="00AB3B90"/>
    <w:rsid w:val="00AB3D46"/>
    <w:rsid w:val="00AB3F7C"/>
    <w:rsid w:val="00AB3F7F"/>
    <w:rsid w:val="00AB4CBA"/>
    <w:rsid w:val="00AB4D0D"/>
    <w:rsid w:val="00AB5306"/>
    <w:rsid w:val="00AB620F"/>
    <w:rsid w:val="00AB670A"/>
    <w:rsid w:val="00AC0338"/>
    <w:rsid w:val="00AC0606"/>
    <w:rsid w:val="00AC1E30"/>
    <w:rsid w:val="00AC2598"/>
    <w:rsid w:val="00AC2EC5"/>
    <w:rsid w:val="00AC3D81"/>
    <w:rsid w:val="00AC3DDD"/>
    <w:rsid w:val="00AC4216"/>
    <w:rsid w:val="00AC4F66"/>
    <w:rsid w:val="00AC5379"/>
    <w:rsid w:val="00AD054A"/>
    <w:rsid w:val="00AD0690"/>
    <w:rsid w:val="00AD06AB"/>
    <w:rsid w:val="00AD35C7"/>
    <w:rsid w:val="00AD497F"/>
    <w:rsid w:val="00AD5663"/>
    <w:rsid w:val="00AD5717"/>
    <w:rsid w:val="00AD65C5"/>
    <w:rsid w:val="00AD77D7"/>
    <w:rsid w:val="00AD7C46"/>
    <w:rsid w:val="00AE01C6"/>
    <w:rsid w:val="00AE0B79"/>
    <w:rsid w:val="00AE0F1A"/>
    <w:rsid w:val="00AE1F30"/>
    <w:rsid w:val="00AE2457"/>
    <w:rsid w:val="00AE25EC"/>
    <w:rsid w:val="00AE3518"/>
    <w:rsid w:val="00AE5F9F"/>
    <w:rsid w:val="00AE62CB"/>
    <w:rsid w:val="00AE78E7"/>
    <w:rsid w:val="00AF07AA"/>
    <w:rsid w:val="00AF0D34"/>
    <w:rsid w:val="00AF1852"/>
    <w:rsid w:val="00AF2E5C"/>
    <w:rsid w:val="00AF46F6"/>
    <w:rsid w:val="00AF5D71"/>
    <w:rsid w:val="00AF5E01"/>
    <w:rsid w:val="00AF6C25"/>
    <w:rsid w:val="00AF6D04"/>
    <w:rsid w:val="00AF7124"/>
    <w:rsid w:val="00AF7492"/>
    <w:rsid w:val="00AF7DE7"/>
    <w:rsid w:val="00B0113C"/>
    <w:rsid w:val="00B0229C"/>
    <w:rsid w:val="00B03E35"/>
    <w:rsid w:val="00B04371"/>
    <w:rsid w:val="00B05326"/>
    <w:rsid w:val="00B056EA"/>
    <w:rsid w:val="00B05750"/>
    <w:rsid w:val="00B05CDA"/>
    <w:rsid w:val="00B064FD"/>
    <w:rsid w:val="00B07F0E"/>
    <w:rsid w:val="00B1016E"/>
    <w:rsid w:val="00B1053A"/>
    <w:rsid w:val="00B117FE"/>
    <w:rsid w:val="00B11FDD"/>
    <w:rsid w:val="00B1251C"/>
    <w:rsid w:val="00B132B8"/>
    <w:rsid w:val="00B137B2"/>
    <w:rsid w:val="00B1405C"/>
    <w:rsid w:val="00B14142"/>
    <w:rsid w:val="00B14E73"/>
    <w:rsid w:val="00B15071"/>
    <w:rsid w:val="00B16151"/>
    <w:rsid w:val="00B164D6"/>
    <w:rsid w:val="00B16684"/>
    <w:rsid w:val="00B176F4"/>
    <w:rsid w:val="00B216E9"/>
    <w:rsid w:val="00B231AC"/>
    <w:rsid w:val="00B23C23"/>
    <w:rsid w:val="00B244AF"/>
    <w:rsid w:val="00B25B0F"/>
    <w:rsid w:val="00B26384"/>
    <w:rsid w:val="00B276BD"/>
    <w:rsid w:val="00B30C31"/>
    <w:rsid w:val="00B335A2"/>
    <w:rsid w:val="00B33B86"/>
    <w:rsid w:val="00B34B74"/>
    <w:rsid w:val="00B3567E"/>
    <w:rsid w:val="00B36086"/>
    <w:rsid w:val="00B36237"/>
    <w:rsid w:val="00B377B2"/>
    <w:rsid w:val="00B377E3"/>
    <w:rsid w:val="00B37A63"/>
    <w:rsid w:val="00B37FB6"/>
    <w:rsid w:val="00B4007F"/>
    <w:rsid w:val="00B414A6"/>
    <w:rsid w:val="00B42AC8"/>
    <w:rsid w:val="00B43786"/>
    <w:rsid w:val="00B43AED"/>
    <w:rsid w:val="00B45A0C"/>
    <w:rsid w:val="00B45E23"/>
    <w:rsid w:val="00B45EE5"/>
    <w:rsid w:val="00B468FE"/>
    <w:rsid w:val="00B46A6A"/>
    <w:rsid w:val="00B46F10"/>
    <w:rsid w:val="00B46FC6"/>
    <w:rsid w:val="00B472F6"/>
    <w:rsid w:val="00B475D5"/>
    <w:rsid w:val="00B5065C"/>
    <w:rsid w:val="00B50BC8"/>
    <w:rsid w:val="00B5109D"/>
    <w:rsid w:val="00B520F9"/>
    <w:rsid w:val="00B5242F"/>
    <w:rsid w:val="00B5284A"/>
    <w:rsid w:val="00B53852"/>
    <w:rsid w:val="00B56962"/>
    <w:rsid w:val="00B57787"/>
    <w:rsid w:val="00B61B55"/>
    <w:rsid w:val="00B6257C"/>
    <w:rsid w:val="00B63046"/>
    <w:rsid w:val="00B638AD"/>
    <w:rsid w:val="00B63B28"/>
    <w:rsid w:val="00B63D45"/>
    <w:rsid w:val="00B64447"/>
    <w:rsid w:val="00B64B3A"/>
    <w:rsid w:val="00B652FC"/>
    <w:rsid w:val="00B656B2"/>
    <w:rsid w:val="00B66254"/>
    <w:rsid w:val="00B672E2"/>
    <w:rsid w:val="00B67BF0"/>
    <w:rsid w:val="00B67CD1"/>
    <w:rsid w:val="00B713DC"/>
    <w:rsid w:val="00B72D15"/>
    <w:rsid w:val="00B731BB"/>
    <w:rsid w:val="00B73291"/>
    <w:rsid w:val="00B73320"/>
    <w:rsid w:val="00B73F3F"/>
    <w:rsid w:val="00B75F9F"/>
    <w:rsid w:val="00B76969"/>
    <w:rsid w:val="00B7739A"/>
    <w:rsid w:val="00B779D2"/>
    <w:rsid w:val="00B77E00"/>
    <w:rsid w:val="00B80DE4"/>
    <w:rsid w:val="00B821CD"/>
    <w:rsid w:val="00B8253D"/>
    <w:rsid w:val="00B83568"/>
    <w:rsid w:val="00B8356D"/>
    <w:rsid w:val="00B84394"/>
    <w:rsid w:val="00B85A6F"/>
    <w:rsid w:val="00B8602A"/>
    <w:rsid w:val="00B8736B"/>
    <w:rsid w:val="00B906A7"/>
    <w:rsid w:val="00B91613"/>
    <w:rsid w:val="00B951A1"/>
    <w:rsid w:val="00B96111"/>
    <w:rsid w:val="00B96EE2"/>
    <w:rsid w:val="00BA05BD"/>
    <w:rsid w:val="00BA0623"/>
    <w:rsid w:val="00BA11B3"/>
    <w:rsid w:val="00BA1B28"/>
    <w:rsid w:val="00BA254E"/>
    <w:rsid w:val="00BA336B"/>
    <w:rsid w:val="00BA3879"/>
    <w:rsid w:val="00BA42A2"/>
    <w:rsid w:val="00BA44F8"/>
    <w:rsid w:val="00BA48D0"/>
    <w:rsid w:val="00BA4AE1"/>
    <w:rsid w:val="00BA50DC"/>
    <w:rsid w:val="00BA5614"/>
    <w:rsid w:val="00BA6A47"/>
    <w:rsid w:val="00BA7170"/>
    <w:rsid w:val="00BA7FDC"/>
    <w:rsid w:val="00BB0214"/>
    <w:rsid w:val="00BB02D8"/>
    <w:rsid w:val="00BB0861"/>
    <w:rsid w:val="00BB148D"/>
    <w:rsid w:val="00BB209B"/>
    <w:rsid w:val="00BB2E6E"/>
    <w:rsid w:val="00BB3037"/>
    <w:rsid w:val="00BB3319"/>
    <w:rsid w:val="00BB34FA"/>
    <w:rsid w:val="00BB3767"/>
    <w:rsid w:val="00BB3C6E"/>
    <w:rsid w:val="00BB3DA8"/>
    <w:rsid w:val="00BB7D7F"/>
    <w:rsid w:val="00BC019A"/>
    <w:rsid w:val="00BC024C"/>
    <w:rsid w:val="00BC0B21"/>
    <w:rsid w:val="00BC0C33"/>
    <w:rsid w:val="00BC1536"/>
    <w:rsid w:val="00BC1E3C"/>
    <w:rsid w:val="00BC1E73"/>
    <w:rsid w:val="00BC2078"/>
    <w:rsid w:val="00BC2464"/>
    <w:rsid w:val="00BC2BC5"/>
    <w:rsid w:val="00BC2C6B"/>
    <w:rsid w:val="00BC3422"/>
    <w:rsid w:val="00BC426D"/>
    <w:rsid w:val="00BC4429"/>
    <w:rsid w:val="00BC44EC"/>
    <w:rsid w:val="00BC4599"/>
    <w:rsid w:val="00BC4B99"/>
    <w:rsid w:val="00BC5124"/>
    <w:rsid w:val="00BC6266"/>
    <w:rsid w:val="00BC7897"/>
    <w:rsid w:val="00BD08AC"/>
    <w:rsid w:val="00BD110B"/>
    <w:rsid w:val="00BD1265"/>
    <w:rsid w:val="00BD1E32"/>
    <w:rsid w:val="00BD235B"/>
    <w:rsid w:val="00BD2384"/>
    <w:rsid w:val="00BD2770"/>
    <w:rsid w:val="00BD3C7E"/>
    <w:rsid w:val="00BD3D84"/>
    <w:rsid w:val="00BD43C4"/>
    <w:rsid w:val="00BD4720"/>
    <w:rsid w:val="00BD52A0"/>
    <w:rsid w:val="00BD552A"/>
    <w:rsid w:val="00BD563B"/>
    <w:rsid w:val="00BD615A"/>
    <w:rsid w:val="00BE1276"/>
    <w:rsid w:val="00BE1B5F"/>
    <w:rsid w:val="00BE287D"/>
    <w:rsid w:val="00BE3208"/>
    <w:rsid w:val="00BE3B00"/>
    <w:rsid w:val="00BE43BD"/>
    <w:rsid w:val="00BE4CF4"/>
    <w:rsid w:val="00BE4DAC"/>
    <w:rsid w:val="00BE53DD"/>
    <w:rsid w:val="00BE6742"/>
    <w:rsid w:val="00BE75E5"/>
    <w:rsid w:val="00BE7D67"/>
    <w:rsid w:val="00BE7EA4"/>
    <w:rsid w:val="00BF1DCE"/>
    <w:rsid w:val="00BF2DC7"/>
    <w:rsid w:val="00BF3103"/>
    <w:rsid w:val="00BF67C5"/>
    <w:rsid w:val="00BF69D0"/>
    <w:rsid w:val="00BF69E1"/>
    <w:rsid w:val="00BF6F8C"/>
    <w:rsid w:val="00C004BB"/>
    <w:rsid w:val="00C0092C"/>
    <w:rsid w:val="00C01D17"/>
    <w:rsid w:val="00C01FE4"/>
    <w:rsid w:val="00C0279D"/>
    <w:rsid w:val="00C02D70"/>
    <w:rsid w:val="00C046F8"/>
    <w:rsid w:val="00C0477F"/>
    <w:rsid w:val="00C05836"/>
    <w:rsid w:val="00C0735B"/>
    <w:rsid w:val="00C07719"/>
    <w:rsid w:val="00C10E61"/>
    <w:rsid w:val="00C1105A"/>
    <w:rsid w:val="00C115C5"/>
    <w:rsid w:val="00C119BB"/>
    <w:rsid w:val="00C11D8F"/>
    <w:rsid w:val="00C1246B"/>
    <w:rsid w:val="00C1367A"/>
    <w:rsid w:val="00C136FC"/>
    <w:rsid w:val="00C13C2F"/>
    <w:rsid w:val="00C13DB5"/>
    <w:rsid w:val="00C14208"/>
    <w:rsid w:val="00C1621A"/>
    <w:rsid w:val="00C16669"/>
    <w:rsid w:val="00C2024D"/>
    <w:rsid w:val="00C20474"/>
    <w:rsid w:val="00C205BF"/>
    <w:rsid w:val="00C20D5D"/>
    <w:rsid w:val="00C2123F"/>
    <w:rsid w:val="00C213F5"/>
    <w:rsid w:val="00C22360"/>
    <w:rsid w:val="00C229F8"/>
    <w:rsid w:val="00C22F51"/>
    <w:rsid w:val="00C238BD"/>
    <w:rsid w:val="00C24D50"/>
    <w:rsid w:val="00C26116"/>
    <w:rsid w:val="00C261C4"/>
    <w:rsid w:val="00C26E7C"/>
    <w:rsid w:val="00C27329"/>
    <w:rsid w:val="00C30BF7"/>
    <w:rsid w:val="00C30F92"/>
    <w:rsid w:val="00C315AD"/>
    <w:rsid w:val="00C31657"/>
    <w:rsid w:val="00C318A1"/>
    <w:rsid w:val="00C31BDF"/>
    <w:rsid w:val="00C32322"/>
    <w:rsid w:val="00C35D81"/>
    <w:rsid w:val="00C36D06"/>
    <w:rsid w:val="00C40518"/>
    <w:rsid w:val="00C40979"/>
    <w:rsid w:val="00C40A62"/>
    <w:rsid w:val="00C4164A"/>
    <w:rsid w:val="00C41D55"/>
    <w:rsid w:val="00C42575"/>
    <w:rsid w:val="00C429E5"/>
    <w:rsid w:val="00C42B9F"/>
    <w:rsid w:val="00C436A0"/>
    <w:rsid w:val="00C4398E"/>
    <w:rsid w:val="00C43C1C"/>
    <w:rsid w:val="00C44780"/>
    <w:rsid w:val="00C4520B"/>
    <w:rsid w:val="00C45792"/>
    <w:rsid w:val="00C45983"/>
    <w:rsid w:val="00C45ACB"/>
    <w:rsid w:val="00C46E42"/>
    <w:rsid w:val="00C47623"/>
    <w:rsid w:val="00C47813"/>
    <w:rsid w:val="00C47C8D"/>
    <w:rsid w:val="00C507E8"/>
    <w:rsid w:val="00C50AF1"/>
    <w:rsid w:val="00C51135"/>
    <w:rsid w:val="00C5115D"/>
    <w:rsid w:val="00C5348A"/>
    <w:rsid w:val="00C5350A"/>
    <w:rsid w:val="00C53AD7"/>
    <w:rsid w:val="00C53FC1"/>
    <w:rsid w:val="00C57744"/>
    <w:rsid w:val="00C57A0F"/>
    <w:rsid w:val="00C603C7"/>
    <w:rsid w:val="00C6094D"/>
    <w:rsid w:val="00C61611"/>
    <w:rsid w:val="00C6211B"/>
    <w:rsid w:val="00C624D2"/>
    <w:rsid w:val="00C6301E"/>
    <w:rsid w:val="00C630C2"/>
    <w:rsid w:val="00C63589"/>
    <w:rsid w:val="00C63F4A"/>
    <w:rsid w:val="00C64643"/>
    <w:rsid w:val="00C64963"/>
    <w:rsid w:val="00C65E53"/>
    <w:rsid w:val="00C70A29"/>
    <w:rsid w:val="00C70B53"/>
    <w:rsid w:val="00C70E13"/>
    <w:rsid w:val="00C71E93"/>
    <w:rsid w:val="00C71FCA"/>
    <w:rsid w:val="00C730E9"/>
    <w:rsid w:val="00C73969"/>
    <w:rsid w:val="00C73B70"/>
    <w:rsid w:val="00C74AFF"/>
    <w:rsid w:val="00C74FF7"/>
    <w:rsid w:val="00C7540F"/>
    <w:rsid w:val="00C76508"/>
    <w:rsid w:val="00C77964"/>
    <w:rsid w:val="00C806E7"/>
    <w:rsid w:val="00C80C25"/>
    <w:rsid w:val="00C80FDC"/>
    <w:rsid w:val="00C82F5B"/>
    <w:rsid w:val="00C84635"/>
    <w:rsid w:val="00C85249"/>
    <w:rsid w:val="00C8582D"/>
    <w:rsid w:val="00C864A4"/>
    <w:rsid w:val="00C864F8"/>
    <w:rsid w:val="00C87074"/>
    <w:rsid w:val="00C8726B"/>
    <w:rsid w:val="00C90A03"/>
    <w:rsid w:val="00C90BD9"/>
    <w:rsid w:val="00C91749"/>
    <w:rsid w:val="00C92B84"/>
    <w:rsid w:val="00C9386A"/>
    <w:rsid w:val="00C94934"/>
    <w:rsid w:val="00C954CE"/>
    <w:rsid w:val="00C96716"/>
    <w:rsid w:val="00C96B6C"/>
    <w:rsid w:val="00CA0517"/>
    <w:rsid w:val="00CA0D48"/>
    <w:rsid w:val="00CA1074"/>
    <w:rsid w:val="00CA15FD"/>
    <w:rsid w:val="00CA2071"/>
    <w:rsid w:val="00CA2B11"/>
    <w:rsid w:val="00CA426D"/>
    <w:rsid w:val="00CA4913"/>
    <w:rsid w:val="00CA507F"/>
    <w:rsid w:val="00CA5552"/>
    <w:rsid w:val="00CA609E"/>
    <w:rsid w:val="00CA7633"/>
    <w:rsid w:val="00CA79AB"/>
    <w:rsid w:val="00CB032F"/>
    <w:rsid w:val="00CB0EB3"/>
    <w:rsid w:val="00CB132F"/>
    <w:rsid w:val="00CB146F"/>
    <w:rsid w:val="00CB1E44"/>
    <w:rsid w:val="00CB261E"/>
    <w:rsid w:val="00CB2F0C"/>
    <w:rsid w:val="00CB3514"/>
    <w:rsid w:val="00CB3E93"/>
    <w:rsid w:val="00CB3F79"/>
    <w:rsid w:val="00CB4394"/>
    <w:rsid w:val="00CB4879"/>
    <w:rsid w:val="00CB5298"/>
    <w:rsid w:val="00CB5C26"/>
    <w:rsid w:val="00CB71E2"/>
    <w:rsid w:val="00CB76A5"/>
    <w:rsid w:val="00CB77E9"/>
    <w:rsid w:val="00CB79C3"/>
    <w:rsid w:val="00CB7B3B"/>
    <w:rsid w:val="00CB7FDA"/>
    <w:rsid w:val="00CC0309"/>
    <w:rsid w:val="00CC0B48"/>
    <w:rsid w:val="00CC0EED"/>
    <w:rsid w:val="00CC1C5C"/>
    <w:rsid w:val="00CC1D42"/>
    <w:rsid w:val="00CC1FE9"/>
    <w:rsid w:val="00CC26CF"/>
    <w:rsid w:val="00CC32DD"/>
    <w:rsid w:val="00CC3DBE"/>
    <w:rsid w:val="00CC3EAC"/>
    <w:rsid w:val="00CC5294"/>
    <w:rsid w:val="00CC5476"/>
    <w:rsid w:val="00CC6892"/>
    <w:rsid w:val="00CC7559"/>
    <w:rsid w:val="00CC7CEB"/>
    <w:rsid w:val="00CD01A1"/>
    <w:rsid w:val="00CD1FA1"/>
    <w:rsid w:val="00CD26DA"/>
    <w:rsid w:val="00CD36BE"/>
    <w:rsid w:val="00CD460E"/>
    <w:rsid w:val="00CD4ADD"/>
    <w:rsid w:val="00CD4D0A"/>
    <w:rsid w:val="00CD4DAF"/>
    <w:rsid w:val="00CD5ED9"/>
    <w:rsid w:val="00CD6874"/>
    <w:rsid w:val="00CD7E80"/>
    <w:rsid w:val="00CE02AD"/>
    <w:rsid w:val="00CE177D"/>
    <w:rsid w:val="00CE2884"/>
    <w:rsid w:val="00CE2912"/>
    <w:rsid w:val="00CE31B4"/>
    <w:rsid w:val="00CE3D7D"/>
    <w:rsid w:val="00CE4ED9"/>
    <w:rsid w:val="00CE585A"/>
    <w:rsid w:val="00CE6086"/>
    <w:rsid w:val="00CE6943"/>
    <w:rsid w:val="00CE75E3"/>
    <w:rsid w:val="00CE79C2"/>
    <w:rsid w:val="00CF0064"/>
    <w:rsid w:val="00CF03F7"/>
    <w:rsid w:val="00CF0CE3"/>
    <w:rsid w:val="00CF0D60"/>
    <w:rsid w:val="00CF10B2"/>
    <w:rsid w:val="00CF12F6"/>
    <w:rsid w:val="00CF1544"/>
    <w:rsid w:val="00CF20AE"/>
    <w:rsid w:val="00CF255A"/>
    <w:rsid w:val="00CF2989"/>
    <w:rsid w:val="00CF308C"/>
    <w:rsid w:val="00CF36AA"/>
    <w:rsid w:val="00CF4550"/>
    <w:rsid w:val="00CF47F4"/>
    <w:rsid w:val="00CF4A20"/>
    <w:rsid w:val="00CF562E"/>
    <w:rsid w:val="00CF7291"/>
    <w:rsid w:val="00CF76F6"/>
    <w:rsid w:val="00CF779B"/>
    <w:rsid w:val="00CF7B34"/>
    <w:rsid w:val="00CF7E66"/>
    <w:rsid w:val="00D00042"/>
    <w:rsid w:val="00D0191C"/>
    <w:rsid w:val="00D01A99"/>
    <w:rsid w:val="00D0229C"/>
    <w:rsid w:val="00D02AAC"/>
    <w:rsid w:val="00D02E6A"/>
    <w:rsid w:val="00D02EA9"/>
    <w:rsid w:val="00D03B0D"/>
    <w:rsid w:val="00D043B0"/>
    <w:rsid w:val="00D04E26"/>
    <w:rsid w:val="00D05361"/>
    <w:rsid w:val="00D0591B"/>
    <w:rsid w:val="00D06A02"/>
    <w:rsid w:val="00D07E0E"/>
    <w:rsid w:val="00D11185"/>
    <w:rsid w:val="00D11B54"/>
    <w:rsid w:val="00D11CCE"/>
    <w:rsid w:val="00D11F99"/>
    <w:rsid w:val="00D13520"/>
    <w:rsid w:val="00D13BFB"/>
    <w:rsid w:val="00D141C5"/>
    <w:rsid w:val="00D1464D"/>
    <w:rsid w:val="00D14E76"/>
    <w:rsid w:val="00D15C5A"/>
    <w:rsid w:val="00D169F0"/>
    <w:rsid w:val="00D16D12"/>
    <w:rsid w:val="00D17165"/>
    <w:rsid w:val="00D17919"/>
    <w:rsid w:val="00D206A0"/>
    <w:rsid w:val="00D2077F"/>
    <w:rsid w:val="00D222B0"/>
    <w:rsid w:val="00D22347"/>
    <w:rsid w:val="00D239C0"/>
    <w:rsid w:val="00D23C09"/>
    <w:rsid w:val="00D24A1D"/>
    <w:rsid w:val="00D25267"/>
    <w:rsid w:val="00D256A1"/>
    <w:rsid w:val="00D26F4B"/>
    <w:rsid w:val="00D27506"/>
    <w:rsid w:val="00D302C7"/>
    <w:rsid w:val="00D314EC"/>
    <w:rsid w:val="00D3338B"/>
    <w:rsid w:val="00D33B98"/>
    <w:rsid w:val="00D33EF8"/>
    <w:rsid w:val="00D33F1E"/>
    <w:rsid w:val="00D34349"/>
    <w:rsid w:val="00D34351"/>
    <w:rsid w:val="00D34DF0"/>
    <w:rsid w:val="00D352CE"/>
    <w:rsid w:val="00D3546A"/>
    <w:rsid w:val="00D35599"/>
    <w:rsid w:val="00D35E7B"/>
    <w:rsid w:val="00D41720"/>
    <w:rsid w:val="00D41848"/>
    <w:rsid w:val="00D419DD"/>
    <w:rsid w:val="00D41E4D"/>
    <w:rsid w:val="00D41FE1"/>
    <w:rsid w:val="00D42043"/>
    <w:rsid w:val="00D43271"/>
    <w:rsid w:val="00D43E51"/>
    <w:rsid w:val="00D43F32"/>
    <w:rsid w:val="00D44736"/>
    <w:rsid w:val="00D44757"/>
    <w:rsid w:val="00D44A3B"/>
    <w:rsid w:val="00D45B1C"/>
    <w:rsid w:val="00D45FC7"/>
    <w:rsid w:val="00D46081"/>
    <w:rsid w:val="00D4661A"/>
    <w:rsid w:val="00D47077"/>
    <w:rsid w:val="00D47822"/>
    <w:rsid w:val="00D50328"/>
    <w:rsid w:val="00D50BDA"/>
    <w:rsid w:val="00D52CD6"/>
    <w:rsid w:val="00D52FAC"/>
    <w:rsid w:val="00D540E9"/>
    <w:rsid w:val="00D54292"/>
    <w:rsid w:val="00D547E3"/>
    <w:rsid w:val="00D54831"/>
    <w:rsid w:val="00D55175"/>
    <w:rsid w:val="00D55409"/>
    <w:rsid w:val="00D555ED"/>
    <w:rsid w:val="00D563E1"/>
    <w:rsid w:val="00D56BB7"/>
    <w:rsid w:val="00D572B0"/>
    <w:rsid w:val="00D57539"/>
    <w:rsid w:val="00D609B2"/>
    <w:rsid w:val="00D62574"/>
    <w:rsid w:val="00D6265C"/>
    <w:rsid w:val="00D6290D"/>
    <w:rsid w:val="00D63164"/>
    <w:rsid w:val="00D6348D"/>
    <w:rsid w:val="00D63A60"/>
    <w:rsid w:val="00D64987"/>
    <w:rsid w:val="00D64EB2"/>
    <w:rsid w:val="00D65194"/>
    <w:rsid w:val="00D66A9F"/>
    <w:rsid w:val="00D6738A"/>
    <w:rsid w:val="00D705CF"/>
    <w:rsid w:val="00D70AD2"/>
    <w:rsid w:val="00D716B3"/>
    <w:rsid w:val="00D71864"/>
    <w:rsid w:val="00D737AA"/>
    <w:rsid w:val="00D75403"/>
    <w:rsid w:val="00D76657"/>
    <w:rsid w:val="00D77545"/>
    <w:rsid w:val="00D779B3"/>
    <w:rsid w:val="00D77AE5"/>
    <w:rsid w:val="00D80034"/>
    <w:rsid w:val="00D80063"/>
    <w:rsid w:val="00D805F5"/>
    <w:rsid w:val="00D807C8"/>
    <w:rsid w:val="00D80C79"/>
    <w:rsid w:val="00D829CD"/>
    <w:rsid w:val="00D83811"/>
    <w:rsid w:val="00D8396C"/>
    <w:rsid w:val="00D8441E"/>
    <w:rsid w:val="00D849BD"/>
    <w:rsid w:val="00D87A77"/>
    <w:rsid w:val="00D87BB1"/>
    <w:rsid w:val="00D9001E"/>
    <w:rsid w:val="00D908DC"/>
    <w:rsid w:val="00D90CBA"/>
    <w:rsid w:val="00D91077"/>
    <w:rsid w:val="00D9115C"/>
    <w:rsid w:val="00D91DCC"/>
    <w:rsid w:val="00D92665"/>
    <w:rsid w:val="00D92853"/>
    <w:rsid w:val="00D92DC1"/>
    <w:rsid w:val="00D935DA"/>
    <w:rsid w:val="00D93A07"/>
    <w:rsid w:val="00D93ACE"/>
    <w:rsid w:val="00D93CF2"/>
    <w:rsid w:val="00D95271"/>
    <w:rsid w:val="00D95369"/>
    <w:rsid w:val="00D96754"/>
    <w:rsid w:val="00DA167C"/>
    <w:rsid w:val="00DA2D74"/>
    <w:rsid w:val="00DA313B"/>
    <w:rsid w:val="00DA33F2"/>
    <w:rsid w:val="00DA4C2E"/>
    <w:rsid w:val="00DA506F"/>
    <w:rsid w:val="00DA5B5D"/>
    <w:rsid w:val="00DA6F36"/>
    <w:rsid w:val="00DA7F56"/>
    <w:rsid w:val="00DB0112"/>
    <w:rsid w:val="00DB0FF2"/>
    <w:rsid w:val="00DB18BD"/>
    <w:rsid w:val="00DB20E7"/>
    <w:rsid w:val="00DB2621"/>
    <w:rsid w:val="00DB278B"/>
    <w:rsid w:val="00DB3278"/>
    <w:rsid w:val="00DB373B"/>
    <w:rsid w:val="00DB4CE0"/>
    <w:rsid w:val="00DB5103"/>
    <w:rsid w:val="00DB52A4"/>
    <w:rsid w:val="00DB54D2"/>
    <w:rsid w:val="00DB5DB6"/>
    <w:rsid w:val="00DB660B"/>
    <w:rsid w:val="00DB66EB"/>
    <w:rsid w:val="00DB7362"/>
    <w:rsid w:val="00DB7BBE"/>
    <w:rsid w:val="00DB7F7D"/>
    <w:rsid w:val="00DC072D"/>
    <w:rsid w:val="00DC07FB"/>
    <w:rsid w:val="00DC0EEC"/>
    <w:rsid w:val="00DC10A3"/>
    <w:rsid w:val="00DC246C"/>
    <w:rsid w:val="00DC27A0"/>
    <w:rsid w:val="00DC3173"/>
    <w:rsid w:val="00DC33D4"/>
    <w:rsid w:val="00DC37C5"/>
    <w:rsid w:val="00DC451C"/>
    <w:rsid w:val="00DC58C1"/>
    <w:rsid w:val="00DC5E5B"/>
    <w:rsid w:val="00DC66B8"/>
    <w:rsid w:val="00DC72B1"/>
    <w:rsid w:val="00DD1443"/>
    <w:rsid w:val="00DD1E57"/>
    <w:rsid w:val="00DD2442"/>
    <w:rsid w:val="00DD3B56"/>
    <w:rsid w:val="00DD5127"/>
    <w:rsid w:val="00DD524B"/>
    <w:rsid w:val="00DD5A6B"/>
    <w:rsid w:val="00DD6A6A"/>
    <w:rsid w:val="00DD74C8"/>
    <w:rsid w:val="00DD7BE7"/>
    <w:rsid w:val="00DE0057"/>
    <w:rsid w:val="00DE0611"/>
    <w:rsid w:val="00DE08CF"/>
    <w:rsid w:val="00DE1B36"/>
    <w:rsid w:val="00DE1D61"/>
    <w:rsid w:val="00DE390B"/>
    <w:rsid w:val="00DE4FD2"/>
    <w:rsid w:val="00DE60D2"/>
    <w:rsid w:val="00DE6161"/>
    <w:rsid w:val="00DE6FB4"/>
    <w:rsid w:val="00DE7A89"/>
    <w:rsid w:val="00DF0C4F"/>
    <w:rsid w:val="00DF11FB"/>
    <w:rsid w:val="00DF146C"/>
    <w:rsid w:val="00DF20BA"/>
    <w:rsid w:val="00DF21FE"/>
    <w:rsid w:val="00DF45D5"/>
    <w:rsid w:val="00DF4988"/>
    <w:rsid w:val="00DF56B5"/>
    <w:rsid w:val="00DF674E"/>
    <w:rsid w:val="00DF7BE3"/>
    <w:rsid w:val="00E001DA"/>
    <w:rsid w:val="00E0071C"/>
    <w:rsid w:val="00E00768"/>
    <w:rsid w:val="00E01055"/>
    <w:rsid w:val="00E011C1"/>
    <w:rsid w:val="00E0121C"/>
    <w:rsid w:val="00E01916"/>
    <w:rsid w:val="00E02DD5"/>
    <w:rsid w:val="00E0319D"/>
    <w:rsid w:val="00E03294"/>
    <w:rsid w:val="00E04424"/>
    <w:rsid w:val="00E045E9"/>
    <w:rsid w:val="00E0479F"/>
    <w:rsid w:val="00E052BC"/>
    <w:rsid w:val="00E068B9"/>
    <w:rsid w:val="00E07676"/>
    <w:rsid w:val="00E11113"/>
    <w:rsid w:val="00E11380"/>
    <w:rsid w:val="00E11D42"/>
    <w:rsid w:val="00E12ADC"/>
    <w:rsid w:val="00E12C01"/>
    <w:rsid w:val="00E138C0"/>
    <w:rsid w:val="00E13C7A"/>
    <w:rsid w:val="00E143F1"/>
    <w:rsid w:val="00E15D65"/>
    <w:rsid w:val="00E179C2"/>
    <w:rsid w:val="00E17CB1"/>
    <w:rsid w:val="00E212E5"/>
    <w:rsid w:val="00E217C9"/>
    <w:rsid w:val="00E22AEA"/>
    <w:rsid w:val="00E2414F"/>
    <w:rsid w:val="00E26938"/>
    <w:rsid w:val="00E2781D"/>
    <w:rsid w:val="00E308FE"/>
    <w:rsid w:val="00E311C7"/>
    <w:rsid w:val="00E3135E"/>
    <w:rsid w:val="00E31F52"/>
    <w:rsid w:val="00E32DC3"/>
    <w:rsid w:val="00E33C5D"/>
    <w:rsid w:val="00E35141"/>
    <w:rsid w:val="00E351F6"/>
    <w:rsid w:val="00E357EB"/>
    <w:rsid w:val="00E36117"/>
    <w:rsid w:val="00E36195"/>
    <w:rsid w:val="00E36599"/>
    <w:rsid w:val="00E366A3"/>
    <w:rsid w:val="00E368C4"/>
    <w:rsid w:val="00E36CE0"/>
    <w:rsid w:val="00E370B7"/>
    <w:rsid w:val="00E402F7"/>
    <w:rsid w:val="00E40EAF"/>
    <w:rsid w:val="00E41294"/>
    <w:rsid w:val="00E416D0"/>
    <w:rsid w:val="00E41B0D"/>
    <w:rsid w:val="00E4249C"/>
    <w:rsid w:val="00E42795"/>
    <w:rsid w:val="00E43ED0"/>
    <w:rsid w:val="00E4492D"/>
    <w:rsid w:val="00E476DF"/>
    <w:rsid w:val="00E47B98"/>
    <w:rsid w:val="00E50152"/>
    <w:rsid w:val="00E502B3"/>
    <w:rsid w:val="00E50384"/>
    <w:rsid w:val="00E50CED"/>
    <w:rsid w:val="00E50DE5"/>
    <w:rsid w:val="00E512E7"/>
    <w:rsid w:val="00E51D65"/>
    <w:rsid w:val="00E528C9"/>
    <w:rsid w:val="00E53F75"/>
    <w:rsid w:val="00E55165"/>
    <w:rsid w:val="00E609BE"/>
    <w:rsid w:val="00E60D25"/>
    <w:rsid w:val="00E620BB"/>
    <w:rsid w:val="00E621EB"/>
    <w:rsid w:val="00E62415"/>
    <w:rsid w:val="00E62AE3"/>
    <w:rsid w:val="00E62AF1"/>
    <w:rsid w:val="00E62CD6"/>
    <w:rsid w:val="00E64125"/>
    <w:rsid w:val="00E65108"/>
    <w:rsid w:val="00E6600B"/>
    <w:rsid w:val="00E66AB4"/>
    <w:rsid w:val="00E6761A"/>
    <w:rsid w:val="00E676CB"/>
    <w:rsid w:val="00E7025E"/>
    <w:rsid w:val="00E70D19"/>
    <w:rsid w:val="00E71072"/>
    <w:rsid w:val="00E713B2"/>
    <w:rsid w:val="00E71D57"/>
    <w:rsid w:val="00E72A7D"/>
    <w:rsid w:val="00E74504"/>
    <w:rsid w:val="00E74610"/>
    <w:rsid w:val="00E74A9D"/>
    <w:rsid w:val="00E7600A"/>
    <w:rsid w:val="00E761FF"/>
    <w:rsid w:val="00E76C55"/>
    <w:rsid w:val="00E80D6E"/>
    <w:rsid w:val="00E80FF2"/>
    <w:rsid w:val="00E81E0C"/>
    <w:rsid w:val="00E81E75"/>
    <w:rsid w:val="00E82550"/>
    <w:rsid w:val="00E82BD2"/>
    <w:rsid w:val="00E82E30"/>
    <w:rsid w:val="00E830B6"/>
    <w:rsid w:val="00E83F9C"/>
    <w:rsid w:val="00E84055"/>
    <w:rsid w:val="00E840EE"/>
    <w:rsid w:val="00E85971"/>
    <w:rsid w:val="00E86185"/>
    <w:rsid w:val="00E903C0"/>
    <w:rsid w:val="00E910A9"/>
    <w:rsid w:val="00E91ABF"/>
    <w:rsid w:val="00E927EF"/>
    <w:rsid w:val="00E92D33"/>
    <w:rsid w:val="00E9338A"/>
    <w:rsid w:val="00E95CBE"/>
    <w:rsid w:val="00E965A7"/>
    <w:rsid w:val="00E97322"/>
    <w:rsid w:val="00E978B6"/>
    <w:rsid w:val="00EA01CE"/>
    <w:rsid w:val="00EA029F"/>
    <w:rsid w:val="00EA0578"/>
    <w:rsid w:val="00EA0B08"/>
    <w:rsid w:val="00EA0EFE"/>
    <w:rsid w:val="00EA1357"/>
    <w:rsid w:val="00EA329F"/>
    <w:rsid w:val="00EA38D1"/>
    <w:rsid w:val="00EA3A7E"/>
    <w:rsid w:val="00EA3F18"/>
    <w:rsid w:val="00EA4185"/>
    <w:rsid w:val="00EA420A"/>
    <w:rsid w:val="00EA47C4"/>
    <w:rsid w:val="00EA5AE4"/>
    <w:rsid w:val="00EA6CD6"/>
    <w:rsid w:val="00EA73E0"/>
    <w:rsid w:val="00EB0AB2"/>
    <w:rsid w:val="00EB10DC"/>
    <w:rsid w:val="00EB1DF5"/>
    <w:rsid w:val="00EB5135"/>
    <w:rsid w:val="00EB5F83"/>
    <w:rsid w:val="00EB60CC"/>
    <w:rsid w:val="00EB617A"/>
    <w:rsid w:val="00EB6C55"/>
    <w:rsid w:val="00EB773D"/>
    <w:rsid w:val="00EC08DA"/>
    <w:rsid w:val="00EC1359"/>
    <w:rsid w:val="00EC29EA"/>
    <w:rsid w:val="00EC39E8"/>
    <w:rsid w:val="00EC4BC1"/>
    <w:rsid w:val="00EC511C"/>
    <w:rsid w:val="00EC5996"/>
    <w:rsid w:val="00EC6BD4"/>
    <w:rsid w:val="00EC6C7B"/>
    <w:rsid w:val="00EC7F65"/>
    <w:rsid w:val="00ED023C"/>
    <w:rsid w:val="00ED027F"/>
    <w:rsid w:val="00ED0318"/>
    <w:rsid w:val="00ED205F"/>
    <w:rsid w:val="00ED25F1"/>
    <w:rsid w:val="00ED2B01"/>
    <w:rsid w:val="00ED368E"/>
    <w:rsid w:val="00ED489F"/>
    <w:rsid w:val="00ED5584"/>
    <w:rsid w:val="00ED5716"/>
    <w:rsid w:val="00ED5B26"/>
    <w:rsid w:val="00ED6CD2"/>
    <w:rsid w:val="00ED7B4B"/>
    <w:rsid w:val="00EE0E24"/>
    <w:rsid w:val="00EE125C"/>
    <w:rsid w:val="00EE1C6A"/>
    <w:rsid w:val="00EE1C8A"/>
    <w:rsid w:val="00EE22D8"/>
    <w:rsid w:val="00EE2D35"/>
    <w:rsid w:val="00EE467B"/>
    <w:rsid w:val="00EE5844"/>
    <w:rsid w:val="00EE590C"/>
    <w:rsid w:val="00EE6B66"/>
    <w:rsid w:val="00EE6EAB"/>
    <w:rsid w:val="00EE7FC6"/>
    <w:rsid w:val="00EF0125"/>
    <w:rsid w:val="00EF2492"/>
    <w:rsid w:val="00EF24A5"/>
    <w:rsid w:val="00EF30EE"/>
    <w:rsid w:val="00EF3F42"/>
    <w:rsid w:val="00EF4744"/>
    <w:rsid w:val="00EF4BD3"/>
    <w:rsid w:val="00EF50A0"/>
    <w:rsid w:val="00EF56CF"/>
    <w:rsid w:val="00EF5CFB"/>
    <w:rsid w:val="00EF6129"/>
    <w:rsid w:val="00EF672B"/>
    <w:rsid w:val="00EF6BBF"/>
    <w:rsid w:val="00F0202E"/>
    <w:rsid w:val="00F03FB8"/>
    <w:rsid w:val="00F04746"/>
    <w:rsid w:val="00F06048"/>
    <w:rsid w:val="00F063A5"/>
    <w:rsid w:val="00F06928"/>
    <w:rsid w:val="00F07DC4"/>
    <w:rsid w:val="00F07E6B"/>
    <w:rsid w:val="00F1389B"/>
    <w:rsid w:val="00F13E73"/>
    <w:rsid w:val="00F151D0"/>
    <w:rsid w:val="00F164C9"/>
    <w:rsid w:val="00F16E39"/>
    <w:rsid w:val="00F21304"/>
    <w:rsid w:val="00F21C0D"/>
    <w:rsid w:val="00F22761"/>
    <w:rsid w:val="00F22E23"/>
    <w:rsid w:val="00F22EEB"/>
    <w:rsid w:val="00F24001"/>
    <w:rsid w:val="00F27592"/>
    <w:rsid w:val="00F27E7B"/>
    <w:rsid w:val="00F304AC"/>
    <w:rsid w:val="00F30955"/>
    <w:rsid w:val="00F30BD0"/>
    <w:rsid w:val="00F30ED4"/>
    <w:rsid w:val="00F317F7"/>
    <w:rsid w:val="00F32959"/>
    <w:rsid w:val="00F32ED2"/>
    <w:rsid w:val="00F3470D"/>
    <w:rsid w:val="00F34FAF"/>
    <w:rsid w:val="00F35439"/>
    <w:rsid w:val="00F359C8"/>
    <w:rsid w:val="00F35BCE"/>
    <w:rsid w:val="00F35E1D"/>
    <w:rsid w:val="00F36ADB"/>
    <w:rsid w:val="00F37281"/>
    <w:rsid w:val="00F3736E"/>
    <w:rsid w:val="00F40679"/>
    <w:rsid w:val="00F408C5"/>
    <w:rsid w:val="00F40989"/>
    <w:rsid w:val="00F417EF"/>
    <w:rsid w:val="00F42AAD"/>
    <w:rsid w:val="00F448B5"/>
    <w:rsid w:val="00F456D1"/>
    <w:rsid w:val="00F45E80"/>
    <w:rsid w:val="00F46B88"/>
    <w:rsid w:val="00F47AB8"/>
    <w:rsid w:val="00F505D9"/>
    <w:rsid w:val="00F50E11"/>
    <w:rsid w:val="00F50E27"/>
    <w:rsid w:val="00F51F32"/>
    <w:rsid w:val="00F54612"/>
    <w:rsid w:val="00F55357"/>
    <w:rsid w:val="00F55BFC"/>
    <w:rsid w:val="00F5666D"/>
    <w:rsid w:val="00F56FAD"/>
    <w:rsid w:val="00F57A46"/>
    <w:rsid w:val="00F57D34"/>
    <w:rsid w:val="00F57E9E"/>
    <w:rsid w:val="00F61DDE"/>
    <w:rsid w:val="00F63170"/>
    <w:rsid w:val="00F631FC"/>
    <w:rsid w:val="00F6369C"/>
    <w:rsid w:val="00F638AE"/>
    <w:rsid w:val="00F64CCE"/>
    <w:rsid w:val="00F66B04"/>
    <w:rsid w:val="00F66FF5"/>
    <w:rsid w:val="00F70009"/>
    <w:rsid w:val="00F70AAE"/>
    <w:rsid w:val="00F70AB5"/>
    <w:rsid w:val="00F70F2B"/>
    <w:rsid w:val="00F70F78"/>
    <w:rsid w:val="00F730FA"/>
    <w:rsid w:val="00F73F7C"/>
    <w:rsid w:val="00F74D20"/>
    <w:rsid w:val="00F75DB4"/>
    <w:rsid w:val="00F75DDB"/>
    <w:rsid w:val="00F75FC3"/>
    <w:rsid w:val="00F762D5"/>
    <w:rsid w:val="00F76F35"/>
    <w:rsid w:val="00F773E8"/>
    <w:rsid w:val="00F7750D"/>
    <w:rsid w:val="00F803C2"/>
    <w:rsid w:val="00F811D5"/>
    <w:rsid w:val="00F813E7"/>
    <w:rsid w:val="00F819F8"/>
    <w:rsid w:val="00F81CD4"/>
    <w:rsid w:val="00F83361"/>
    <w:rsid w:val="00F834FB"/>
    <w:rsid w:val="00F85B53"/>
    <w:rsid w:val="00F85E9E"/>
    <w:rsid w:val="00F86247"/>
    <w:rsid w:val="00F864FC"/>
    <w:rsid w:val="00F86BBA"/>
    <w:rsid w:val="00F86DDE"/>
    <w:rsid w:val="00F86F9B"/>
    <w:rsid w:val="00F915A2"/>
    <w:rsid w:val="00F921E0"/>
    <w:rsid w:val="00F922BD"/>
    <w:rsid w:val="00F9254E"/>
    <w:rsid w:val="00F93218"/>
    <w:rsid w:val="00F93FDD"/>
    <w:rsid w:val="00F96510"/>
    <w:rsid w:val="00F966AA"/>
    <w:rsid w:val="00F96C6D"/>
    <w:rsid w:val="00F973DE"/>
    <w:rsid w:val="00F97516"/>
    <w:rsid w:val="00F978C4"/>
    <w:rsid w:val="00F97AD8"/>
    <w:rsid w:val="00FA0069"/>
    <w:rsid w:val="00FA06F1"/>
    <w:rsid w:val="00FA0B9A"/>
    <w:rsid w:val="00FA46F5"/>
    <w:rsid w:val="00FA4800"/>
    <w:rsid w:val="00FA4C0C"/>
    <w:rsid w:val="00FA67AB"/>
    <w:rsid w:val="00FA742C"/>
    <w:rsid w:val="00FA7724"/>
    <w:rsid w:val="00FB11BF"/>
    <w:rsid w:val="00FB1353"/>
    <w:rsid w:val="00FB1387"/>
    <w:rsid w:val="00FB1783"/>
    <w:rsid w:val="00FB1F9D"/>
    <w:rsid w:val="00FB24A2"/>
    <w:rsid w:val="00FB2B0E"/>
    <w:rsid w:val="00FB337E"/>
    <w:rsid w:val="00FB36E5"/>
    <w:rsid w:val="00FB379E"/>
    <w:rsid w:val="00FB3BE8"/>
    <w:rsid w:val="00FB5518"/>
    <w:rsid w:val="00FB65B7"/>
    <w:rsid w:val="00FB77EB"/>
    <w:rsid w:val="00FC01EE"/>
    <w:rsid w:val="00FC01F9"/>
    <w:rsid w:val="00FC10F5"/>
    <w:rsid w:val="00FC19F9"/>
    <w:rsid w:val="00FC2692"/>
    <w:rsid w:val="00FC3128"/>
    <w:rsid w:val="00FC33FA"/>
    <w:rsid w:val="00FC36A5"/>
    <w:rsid w:val="00FC38D2"/>
    <w:rsid w:val="00FC3A52"/>
    <w:rsid w:val="00FC3F10"/>
    <w:rsid w:val="00FC4404"/>
    <w:rsid w:val="00FC45D5"/>
    <w:rsid w:val="00FC4773"/>
    <w:rsid w:val="00FC4E43"/>
    <w:rsid w:val="00FC4FD5"/>
    <w:rsid w:val="00FC5AA4"/>
    <w:rsid w:val="00FC5C58"/>
    <w:rsid w:val="00FC62FC"/>
    <w:rsid w:val="00FC6360"/>
    <w:rsid w:val="00FC6ADD"/>
    <w:rsid w:val="00FC733A"/>
    <w:rsid w:val="00FC756E"/>
    <w:rsid w:val="00FC77D7"/>
    <w:rsid w:val="00FD0D6B"/>
    <w:rsid w:val="00FD1287"/>
    <w:rsid w:val="00FD2112"/>
    <w:rsid w:val="00FD2223"/>
    <w:rsid w:val="00FD4005"/>
    <w:rsid w:val="00FD4715"/>
    <w:rsid w:val="00FD48F4"/>
    <w:rsid w:val="00FD4F93"/>
    <w:rsid w:val="00FD505D"/>
    <w:rsid w:val="00FD58BD"/>
    <w:rsid w:val="00FD59ED"/>
    <w:rsid w:val="00FD6978"/>
    <w:rsid w:val="00FD6AB6"/>
    <w:rsid w:val="00FD7F2D"/>
    <w:rsid w:val="00FE04A0"/>
    <w:rsid w:val="00FE1DF6"/>
    <w:rsid w:val="00FE2DB3"/>
    <w:rsid w:val="00FE353B"/>
    <w:rsid w:val="00FE3FE1"/>
    <w:rsid w:val="00FE4080"/>
    <w:rsid w:val="00FE4108"/>
    <w:rsid w:val="00FE4A73"/>
    <w:rsid w:val="00FE4F36"/>
    <w:rsid w:val="00FE6818"/>
    <w:rsid w:val="00FE6D6D"/>
    <w:rsid w:val="00FE7BB4"/>
    <w:rsid w:val="00FE7DF7"/>
    <w:rsid w:val="00FF0D82"/>
    <w:rsid w:val="00FF1F2C"/>
    <w:rsid w:val="00FF1F31"/>
    <w:rsid w:val="00FF2C0D"/>
    <w:rsid w:val="00FF3E1B"/>
    <w:rsid w:val="00FF46C9"/>
    <w:rsid w:val="00FF4B12"/>
    <w:rsid w:val="00FF4F9D"/>
    <w:rsid w:val="00FF520A"/>
    <w:rsid w:val="00FF698A"/>
    <w:rsid w:val="00FF6CD8"/>
    <w:rsid w:val="00FF6E37"/>
    <w:rsid w:val="00FF7346"/>
    <w:rsid w:val="00FF7532"/>
    <w:rsid w:val="0D0804BA"/>
    <w:rsid w:val="15992365"/>
    <w:rsid w:val="198A6011"/>
    <w:rsid w:val="280076FC"/>
    <w:rsid w:val="28AD6F38"/>
    <w:rsid w:val="2B175E3D"/>
    <w:rsid w:val="339C6B01"/>
    <w:rsid w:val="34626B64"/>
    <w:rsid w:val="365A028B"/>
    <w:rsid w:val="38724223"/>
    <w:rsid w:val="38954EA5"/>
    <w:rsid w:val="3F7B1AC3"/>
    <w:rsid w:val="3FE98EB5"/>
    <w:rsid w:val="45E9361C"/>
    <w:rsid w:val="49957F36"/>
    <w:rsid w:val="5B7E34C8"/>
    <w:rsid w:val="5DBF61AE"/>
    <w:rsid w:val="5EFEB92C"/>
    <w:rsid w:val="5F07097D"/>
    <w:rsid w:val="6FEE444E"/>
    <w:rsid w:val="73EFCA50"/>
    <w:rsid w:val="7AFBC4A8"/>
    <w:rsid w:val="7F6BAD4C"/>
    <w:rsid w:val="99EC06A6"/>
    <w:rsid w:val="E46E54E9"/>
    <w:rsid w:val="EBFD8CBC"/>
    <w:rsid w:val="EF788128"/>
    <w:rsid w:val="F7EC9C46"/>
    <w:rsid w:val="FBBD2F0F"/>
    <w:rsid w:val="FBDA27EB"/>
    <w:rsid w:val="FFDE7E1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5AD815"/>
  <w14:defaultImageDpi w14:val="330"/>
  <w15:docId w15:val="{E32A304F-79BA-4435-AFB8-D9541C768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EF3"/>
    <w:pPr>
      <w:widowControl w:val="0"/>
      <w:spacing w:line="400" w:lineRule="exact"/>
      <w:ind w:firstLineChars="200" w:firstLine="200"/>
      <w:jc w:val="both"/>
    </w:pPr>
    <w:rPr>
      <w:rFonts w:ascii="Times New Roman" w:hAnsi="Times New Roman"/>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1E3113"/>
    <w:pPr>
      <w:keepNext/>
      <w:keepLines/>
      <w:spacing w:before="80" w:after="40"/>
      <w:ind w:firstLineChars="0" w:firstLine="0"/>
      <w:outlineLvl w:val="4"/>
    </w:pPr>
    <w:rPr>
      <w:rFonts w:asciiTheme="minorHAnsi" w:hAnsiTheme="minorHAnsi" w:cstheme="majorBidi"/>
      <w:color w:val="2E74B5" w:themeColor="accent1" w:themeShade="BF"/>
      <w:szCs w:val="24"/>
    </w:rPr>
  </w:style>
  <w:style w:type="paragraph" w:styleId="6">
    <w:name w:val="heading 6"/>
    <w:basedOn w:val="a"/>
    <w:next w:val="a"/>
    <w:link w:val="60"/>
    <w:uiPriority w:val="9"/>
    <w:semiHidden/>
    <w:unhideWhenUsed/>
    <w:qFormat/>
    <w:rsid w:val="001E3113"/>
    <w:pPr>
      <w:keepNext/>
      <w:keepLines/>
      <w:spacing w:before="40"/>
      <w:ind w:firstLineChars="0" w:firstLine="0"/>
      <w:outlineLvl w:val="5"/>
    </w:pPr>
    <w:rPr>
      <w:rFonts w:asciiTheme="minorHAnsi" w:hAnsiTheme="minorHAnsi" w:cstheme="majorBidi"/>
      <w:b/>
      <w:bCs/>
      <w:color w:val="2E74B5" w:themeColor="accent1" w:themeShade="BF"/>
      <w:szCs w:val="24"/>
    </w:rPr>
  </w:style>
  <w:style w:type="paragraph" w:styleId="7">
    <w:name w:val="heading 7"/>
    <w:basedOn w:val="a"/>
    <w:next w:val="a"/>
    <w:link w:val="70"/>
    <w:uiPriority w:val="9"/>
    <w:semiHidden/>
    <w:unhideWhenUsed/>
    <w:qFormat/>
    <w:rsid w:val="001E3113"/>
    <w:pPr>
      <w:keepNext/>
      <w:keepLines/>
      <w:spacing w:before="40"/>
      <w:ind w:firstLineChars="0" w:firstLine="0"/>
      <w:outlineLvl w:val="6"/>
    </w:pPr>
    <w:rPr>
      <w:rFonts w:asciiTheme="minorHAnsi" w:hAnsiTheme="minorHAnsi" w:cstheme="majorBidi"/>
      <w:b/>
      <w:bCs/>
      <w:color w:val="595959" w:themeColor="text1" w:themeTint="A6"/>
      <w:szCs w:val="24"/>
    </w:rPr>
  </w:style>
  <w:style w:type="paragraph" w:styleId="8">
    <w:name w:val="heading 8"/>
    <w:basedOn w:val="a"/>
    <w:next w:val="a"/>
    <w:link w:val="80"/>
    <w:uiPriority w:val="9"/>
    <w:semiHidden/>
    <w:unhideWhenUsed/>
    <w:qFormat/>
    <w:rsid w:val="001E3113"/>
    <w:pPr>
      <w:keepNext/>
      <w:keepLines/>
      <w:ind w:firstLineChars="0" w:firstLine="0"/>
      <w:outlineLvl w:val="7"/>
    </w:pPr>
    <w:rPr>
      <w:rFonts w:asciiTheme="minorHAnsi" w:hAnsiTheme="minorHAnsi" w:cstheme="majorBidi"/>
      <w:color w:val="595959" w:themeColor="text1" w:themeTint="A6"/>
      <w:szCs w:val="24"/>
    </w:rPr>
  </w:style>
  <w:style w:type="paragraph" w:styleId="9">
    <w:name w:val="heading 9"/>
    <w:basedOn w:val="a"/>
    <w:next w:val="a"/>
    <w:link w:val="90"/>
    <w:uiPriority w:val="9"/>
    <w:semiHidden/>
    <w:unhideWhenUsed/>
    <w:qFormat/>
    <w:rsid w:val="001E3113"/>
    <w:pPr>
      <w:keepNext/>
      <w:keepLines/>
      <w:ind w:firstLineChars="0" w:firstLine="0"/>
      <w:outlineLvl w:val="8"/>
    </w:pPr>
    <w:rPr>
      <w:rFonts w:asciiTheme="minorHAnsi" w:eastAsiaTheme="majorEastAsia" w:hAnsiTheme="minorHAnsi" w:cstheme="majorBidi"/>
      <w:color w:val="595959" w:themeColor="text1" w:themeTint="A6"/>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18"/>
      <w:szCs w:val="18"/>
    </w:rPr>
  </w:style>
  <w:style w:type="paragraph" w:styleId="a5">
    <w:name w:val="annotation text"/>
    <w:basedOn w:val="a"/>
    <w:link w:val="a6"/>
    <w:uiPriority w:val="99"/>
    <w:unhideWhenUsed/>
    <w:qFormat/>
    <w:pPr>
      <w:jc w:val="left"/>
    </w:pPr>
  </w:style>
  <w:style w:type="paragraph" w:styleId="a7">
    <w:name w:val="endnote text"/>
    <w:basedOn w:val="a"/>
    <w:link w:val="a8"/>
    <w:uiPriority w:val="99"/>
    <w:semiHidden/>
    <w:unhideWhenUsed/>
    <w:qFormat/>
    <w:pPr>
      <w:snapToGrid w:val="0"/>
      <w:jc w:val="left"/>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af">
    <w:name w:val="footnote text"/>
    <w:basedOn w:val="a"/>
    <w:link w:val="af0"/>
    <w:uiPriority w:val="99"/>
    <w:semiHidden/>
    <w:unhideWhenUsed/>
    <w:qFormat/>
    <w:pPr>
      <w:snapToGrid w:val="0"/>
      <w:jc w:val="left"/>
    </w:pPr>
    <w:rPr>
      <w:sz w:val="18"/>
      <w:szCs w:val="18"/>
    </w:rPr>
  </w:style>
  <w:style w:type="paragraph" w:styleId="af1">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endnote reference"/>
    <w:basedOn w:val="a0"/>
    <w:uiPriority w:val="99"/>
    <w:semiHidden/>
    <w:unhideWhenUsed/>
    <w:qFormat/>
    <w:rPr>
      <w:vertAlign w:val="superscript"/>
    </w:rPr>
  </w:style>
  <w:style w:type="character" w:styleId="af7">
    <w:name w:val="FollowedHyperlink"/>
    <w:basedOn w:val="a0"/>
    <w:uiPriority w:val="99"/>
    <w:semiHidden/>
    <w:unhideWhenUsed/>
    <w:qFormat/>
    <w:rPr>
      <w:color w:val="954F72" w:themeColor="followedHyperlink"/>
      <w:u w:val="single"/>
    </w:rPr>
  </w:style>
  <w:style w:type="character" w:styleId="af8">
    <w:name w:val="Emphasis"/>
    <w:basedOn w:val="a0"/>
    <w:uiPriority w:val="20"/>
    <w:qFormat/>
    <w:rPr>
      <w:i/>
      <w:iCs/>
    </w:rPr>
  </w:style>
  <w:style w:type="character" w:styleId="af9">
    <w:name w:val="Hyperlink"/>
    <w:basedOn w:val="a0"/>
    <w:uiPriority w:val="99"/>
    <w:unhideWhenUsed/>
    <w:qFormat/>
    <w:rPr>
      <w:color w:val="0563C1" w:themeColor="hyperlink"/>
      <w:u w:val="single"/>
    </w:rPr>
  </w:style>
  <w:style w:type="character" w:styleId="afa">
    <w:name w:val="annotation reference"/>
    <w:basedOn w:val="a0"/>
    <w:uiPriority w:val="99"/>
    <w:semiHidden/>
    <w:unhideWhenUsed/>
    <w:qFormat/>
    <w:rPr>
      <w:sz w:val="21"/>
      <w:szCs w:val="21"/>
    </w:rPr>
  </w:style>
  <w:style w:type="character" w:styleId="afb">
    <w:name w:val="footnote reference"/>
    <w:basedOn w:val="a0"/>
    <w:uiPriority w:val="99"/>
    <w:semiHidden/>
    <w:unhideWhenUsed/>
    <w:qFormat/>
    <w:rPr>
      <w:vertAlign w:val="superscript"/>
    </w:rPr>
  </w:style>
  <w:style w:type="paragraph" w:styleId="afc">
    <w:name w:val="List Paragraph"/>
    <w:basedOn w:val="a"/>
    <w:uiPriority w:val="34"/>
    <w:qFormat/>
    <w:pPr>
      <w:ind w:firstLine="420"/>
    </w:p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aa">
    <w:name w:val="批注框文本 字符"/>
    <w:basedOn w:val="a0"/>
    <w:link w:val="a9"/>
    <w:uiPriority w:val="99"/>
    <w:semiHidden/>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mi">
    <w:name w:val="mi"/>
    <w:basedOn w:val="a0"/>
    <w:qFormat/>
  </w:style>
  <w:style w:type="character" w:customStyle="1" w:styleId="mo">
    <w:name w:val="mo"/>
    <w:basedOn w:val="a0"/>
    <w:qFormat/>
  </w:style>
  <w:style w:type="character" w:customStyle="1" w:styleId="mn">
    <w:name w:val="mn"/>
    <w:basedOn w:val="a0"/>
    <w:qFormat/>
  </w:style>
  <w:style w:type="character" w:customStyle="1" w:styleId="30">
    <w:name w:val="标题 3 字符"/>
    <w:basedOn w:val="a0"/>
    <w:link w:val="3"/>
    <w:uiPriority w:val="9"/>
    <w:semiHidden/>
    <w:qFormat/>
    <w:rPr>
      <w:b/>
      <w:bCs/>
      <w:sz w:val="32"/>
      <w:szCs w:val="32"/>
    </w:rPr>
  </w:style>
  <w:style w:type="character" w:styleId="afd">
    <w:name w:val="Placeholder Text"/>
    <w:basedOn w:val="a0"/>
    <w:uiPriority w:val="99"/>
    <w:semiHidden/>
    <w:qFormat/>
    <w:rPr>
      <w:color w:val="808080"/>
    </w:rPr>
  </w:style>
  <w:style w:type="character" w:customStyle="1" w:styleId="a4">
    <w:name w:val="文档结构图 字符"/>
    <w:basedOn w:val="a0"/>
    <w:link w:val="a3"/>
    <w:uiPriority w:val="99"/>
    <w:semiHidden/>
    <w:qFormat/>
    <w:rPr>
      <w:rFonts w:ascii="宋体" w:eastAsia="宋体"/>
      <w:sz w:val="18"/>
      <w:szCs w:val="18"/>
    </w:rPr>
  </w:style>
  <w:style w:type="character" w:customStyle="1" w:styleId="a6">
    <w:name w:val="批注文字 字符"/>
    <w:basedOn w:val="a0"/>
    <w:link w:val="a5"/>
    <w:uiPriority w:val="99"/>
    <w:qFormat/>
  </w:style>
  <w:style w:type="character" w:customStyle="1" w:styleId="af3">
    <w:name w:val="批注主题 字符"/>
    <w:basedOn w:val="a6"/>
    <w:link w:val="af2"/>
    <w:uiPriority w:val="99"/>
    <w:semiHidden/>
    <w:qFormat/>
    <w:rPr>
      <w:b/>
      <w:bCs/>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宋体" w:eastAsia="宋体" w:hAnsi="宋体" w:hint="eastAsia"/>
      <w:color w:val="000000"/>
      <w:sz w:val="20"/>
      <w:szCs w:val="20"/>
    </w:rPr>
  </w:style>
  <w:style w:type="character" w:customStyle="1" w:styleId="katex-mathml">
    <w:name w:val="katex-mathml"/>
    <w:basedOn w:val="a0"/>
    <w:qFormat/>
  </w:style>
  <w:style w:type="character" w:customStyle="1" w:styleId="mopen">
    <w:name w:val="mopen"/>
    <w:basedOn w:val="a0"/>
    <w:qFormat/>
  </w:style>
  <w:style w:type="character" w:customStyle="1" w:styleId="mord">
    <w:name w:val="mord"/>
    <w:basedOn w:val="a0"/>
    <w:qFormat/>
  </w:style>
  <w:style w:type="character" w:customStyle="1" w:styleId="mpunct">
    <w:name w:val="mpunct"/>
    <w:basedOn w:val="a0"/>
    <w:qFormat/>
  </w:style>
  <w:style w:type="character" w:customStyle="1" w:styleId="mclose">
    <w:name w:val="mclose"/>
    <w:basedOn w:val="a0"/>
    <w:qFormat/>
  </w:style>
  <w:style w:type="character" w:customStyle="1" w:styleId="vlist-s">
    <w:name w:val="vlist-s"/>
    <w:basedOn w:val="a0"/>
    <w:qFormat/>
  </w:style>
  <w:style w:type="character" w:customStyle="1" w:styleId="10">
    <w:name w:val="标题 1 字符"/>
    <w:basedOn w:val="a0"/>
    <w:link w:val="1"/>
    <w:uiPriority w:val="9"/>
    <w:qFormat/>
    <w:rPr>
      <w:b/>
      <w:bCs/>
      <w:kern w:val="44"/>
      <w:sz w:val="44"/>
      <w:szCs w:val="44"/>
    </w:rPr>
  </w:style>
  <w:style w:type="character" w:customStyle="1" w:styleId="af0">
    <w:name w:val="脚注文本 字符"/>
    <w:basedOn w:val="a0"/>
    <w:link w:val="af"/>
    <w:uiPriority w:val="99"/>
    <w:semiHidden/>
    <w:qFormat/>
    <w:rPr>
      <w:kern w:val="2"/>
      <w:sz w:val="18"/>
      <w:szCs w:val="18"/>
    </w:rPr>
  </w:style>
  <w:style w:type="paragraph" w:customStyle="1" w:styleId="11">
    <w:name w:val="书目1"/>
    <w:basedOn w:val="a"/>
    <w:next w:val="a"/>
    <w:uiPriority w:val="37"/>
    <w:unhideWhenUsed/>
    <w:qFormat/>
    <w:pPr>
      <w:tabs>
        <w:tab w:val="left" w:pos="384"/>
      </w:tabs>
      <w:ind w:left="384" w:hanging="384"/>
    </w:pPr>
  </w:style>
  <w:style w:type="character" w:customStyle="1" w:styleId="a8">
    <w:name w:val="尾注文本 字符"/>
    <w:basedOn w:val="a0"/>
    <w:link w:val="a7"/>
    <w:uiPriority w:val="99"/>
    <w:semiHidden/>
    <w:qFormat/>
    <w:rPr>
      <w:kern w:val="2"/>
      <w:sz w:val="21"/>
      <w:szCs w:val="22"/>
    </w:rPr>
  </w:style>
  <w:style w:type="paragraph" w:customStyle="1" w:styleId="12">
    <w:name w:val="列表段落1"/>
    <w:basedOn w:val="a"/>
    <w:qFormat/>
    <w:pPr>
      <w:ind w:firstLine="420"/>
    </w:pPr>
    <w:rPr>
      <w:rFonts w:ascii="Calibri" w:eastAsia="宋体" w:hAnsi="Calibri" w:cs="Times New Roman"/>
      <w:szCs w:val="21"/>
    </w:rPr>
  </w:style>
  <w:style w:type="paragraph" w:customStyle="1" w:styleId="22">
    <w:name w:val="列表段落2"/>
    <w:basedOn w:val="a"/>
    <w:qFormat/>
    <w:pPr>
      <w:ind w:firstLine="420"/>
    </w:pPr>
    <w:rPr>
      <w:rFonts w:ascii="Calibri" w:eastAsia="宋体" w:hAnsi="Calibri" w:cs="Times New Roman"/>
      <w:szCs w:val="21"/>
    </w:rPr>
  </w:style>
  <w:style w:type="paragraph" w:customStyle="1" w:styleId="13">
    <w:name w:val="正文1"/>
    <w:qFormat/>
    <w:pPr>
      <w:jc w:val="both"/>
    </w:pPr>
    <w:rPr>
      <w:rFonts w:ascii="宋体" w:eastAsia="宋体" w:hAnsi="宋体" w:cs="宋体"/>
      <w:kern w:val="2"/>
      <w:sz w:val="21"/>
      <w:szCs w:val="21"/>
    </w:rPr>
  </w:style>
  <w:style w:type="character" w:customStyle="1" w:styleId="14">
    <w:name w:val="未处理的提及1"/>
    <w:basedOn w:val="a0"/>
    <w:uiPriority w:val="99"/>
    <w:semiHidden/>
    <w:unhideWhenUsed/>
    <w:qFormat/>
    <w:rPr>
      <w:color w:val="605E5C"/>
      <w:shd w:val="clear" w:color="auto" w:fill="E1DFDD"/>
    </w:rPr>
  </w:style>
  <w:style w:type="paragraph" w:customStyle="1" w:styleId="afe">
    <w:name w:val="公式格式"/>
    <w:basedOn w:val="a"/>
    <w:qFormat/>
    <w:rsid w:val="00361F77"/>
    <w:pPr>
      <w:spacing w:line="240" w:lineRule="auto"/>
    </w:pPr>
    <w:rPr>
      <w:rFonts w:ascii="Cambria Math" w:hAnsi="Cambria Math"/>
      <w:i/>
      <w:iCs/>
    </w:rPr>
  </w:style>
  <w:style w:type="paragraph" w:styleId="aff">
    <w:name w:val="Revision"/>
    <w:hidden/>
    <w:uiPriority w:val="99"/>
    <w:semiHidden/>
    <w:rsid w:val="009E3C89"/>
    <w:rPr>
      <w:rFonts w:ascii="Times New Roman" w:hAnsi="Times New Roman"/>
      <w:kern w:val="2"/>
      <w:sz w:val="21"/>
      <w:szCs w:val="22"/>
    </w:rPr>
  </w:style>
  <w:style w:type="character" w:customStyle="1" w:styleId="50">
    <w:name w:val="标题 5 字符"/>
    <w:basedOn w:val="a0"/>
    <w:link w:val="5"/>
    <w:uiPriority w:val="9"/>
    <w:semiHidden/>
    <w:rsid w:val="001E3113"/>
    <w:rPr>
      <w:rFonts w:cstheme="majorBidi"/>
      <w:color w:val="2E74B5" w:themeColor="accent1" w:themeShade="BF"/>
      <w:kern w:val="2"/>
      <w:sz w:val="21"/>
      <w:szCs w:val="24"/>
    </w:rPr>
  </w:style>
  <w:style w:type="character" w:customStyle="1" w:styleId="60">
    <w:name w:val="标题 6 字符"/>
    <w:basedOn w:val="a0"/>
    <w:link w:val="6"/>
    <w:uiPriority w:val="9"/>
    <w:semiHidden/>
    <w:rsid w:val="001E3113"/>
    <w:rPr>
      <w:rFonts w:cstheme="majorBidi"/>
      <w:b/>
      <w:bCs/>
      <w:color w:val="2E74B5" w:themeColor="accent1" w:themeShade="BF"/>
      <w:kern w:val="2"/>
      <w:sz w:val="21"/>
      <w:szCs w:val="24"/>
    </w:rPr>
  </w:style>
  <w:style w:type="character" w:customStyle="1" w:styleId="70">
    <w:name w:val="标题 7 字符"/>
    <w:basedOn w:val="a0"/>
    <w:link w:val="7"/>
    <w:uiPriority w:val="9"/>
    <w:semiHidden/>
    <w:rsid w:val="001E3113"/>
    <w:rPr>
      <w:rFonts w:cstheme="majorBidi"/>
      <w:b/>
      <w:bCs/>
      <w:color w:val="595959" w:themeColor="text1" w:themeTint="A6"/>
      <w:kern w:val="2"/>
      <w:sz w:val="21"/>
      <w:szCs w:val="24"/>
    </w:rPr>
  </w:style>
  <w:style w:type="character" w:customStyle="1" w:styleId="80">
    <w:name w:val="标题 8 字符"/>
    <w:basedOn w:val="a0"/>
    <w:link w:val="8"/>
    <w:uiPriority w:val="9"/>
    <w:semiHidden/>
    <w:rsid w:val="001E3113"/>
    <w:rPr>
      <w:rFonts w:cstheme="majorBidi"/>
      <w:color w:val="595959" w:themeColor="text1" w:themeTint="A6"/>
      <w:kern w:val="2"/>
      <w:sz w:val="21"/>
      <w:szCs w:val="24"/>
    </w:rPr>
  </w:style>
  <w:style w:type="character" w:customStyle="1" w:styleId="90">
    <w:name w:val="标题 9 字符"/>
    <w:basedOn w:val="a0"/>
    <w:link w:val="9"/>
    <w:uiPriority w:val="9"/>
    <w:semiHidden/>
    <w:rsid w:val="001E3113"/>
    <w:rPr>
      <w:rFonts w:eastAsiaTheme="majorEastAsia" w:cstheme="majorBidi"/>
      <w:color w:val="595959" w:themeColor="text1" w:themeTint="A6"/>
      <w:kern w:val="2"/>
      <w:sz w:val="21"/>
      <w:szCs w:val="24"/>
    </w:rPr>
  </w:style>
  <w:style w:type="paragraph" w:styleId="aff0">
    <w:name w:val="Title"/>
    <w:basedOn w:val="a"/>
    <w:next w:val="a"/>
    <w:link w:val="aff1"/>
    <w:uiPriority w:val="10"/>
    <w:qFormat/>
    <w:rsid w:val="001E3113"/>
    <w:pPr>
      <w:spacing w:after="80"/>
      <w:ind w:firstLineChars="0" w:firstLine="0"/>
      <w:contextualSpacing/>
      <w:jc w:val="center"/>
    </w:pPr>
    <w:rPr>
      <w:rFonts w:asciiTheme="majorHAnsi" w:eastAsiaTheme="majorEastAsia" w:hAnsiTheme="majorHAnsi" w:cstheme="majorBidi"/>
      <w:spacing w:val="-10"/>
      <w:kern w:val="28"/>
      <w:sz w:val="56"/>
      <w:szCs w:val="56"/>
    </w:rPr>
  </w:style>
  <w:style w:type="character" w:customStyle="1" w:styleId="aff1">
    <w:name w:val="标题 字符"/>
    <w:basedOn w:val="a0"/>
    <w:link w:val="aff0"/>
    <w:uiPriority w:val="10"/>
    <w:rsid w:val="001E3113"/>
    <w:rPr>
      <w:rFonts w:asciiTheme="majorHAnsi" w:eastAsiaTheme="majorEastAsia" w:hAnsiTheme="majorHAnsi" w:cstheme="majorBidi"/>
      <w:spacing w:val="-10"/>
      <w:kern w:val="28"/>
      <w:sz w:val="56"/>
      <w:szCs w:val="56"/>
    </w:rPr>
  </w:style>
  <w:style w:type="paragraph" w:styleId="aff2">
    <w:name w:val="Subtitle"/>
    <w:basedOn w:val="a"/>
    <w:next w:val="a"/>
    <w:link w:val="aff3"/>
    <w:uiPriority w:val="11"/>
    <w:qFormat/>
    <w:rsid w:val="001E3113"/>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f3">
    <w:name w:val="副标题 字符"/>
    <w:basedOn w:val="a0"/>
    <w:link w:val="aff2"/>
    <w:uiPriority w:val="11"/>
    <w:rsid w:val="001E3113"/>
    <w:rPr>
      <w:rFonts w:asciiTheme="majorHAnsi" w:eastAsiaTheme="majorEastAsia" w:hAnsiTheme="majorHAnsi" w:cstheme="majorBidi"/>
      <w:color w:val="595959" w:themeColor="text1" w:themeTint="A6"/>
      <w:spacing w:val="15"/>
      <w:kern w:val="2"/>
      <w:sz w:val="28"/>
      <w:szCs w:val="28"/>
    </w:rPr>
  </w:style>
  <w:style w:type="paragraph" w:styleId="aff4">
    <w:name w:val="Quote"/>
    <w:basedOn w:val="a"/>
    <w:next w:val="a"/>
    <w:link w:val="aff5"/>
    <w:uiPriority w:val="29"/>
    <w:qFormat/>
    <w:rsid w:val="001E3113"/>
    <w:pPr>
      <w:spacing w:before="160"/>
      <w:ind w:firstLineChars="0" w:firstLine="0"/>
      <w:jc w:val="center"/>
    </w:pPr>
    <w:rPr>
      <w:rFonts w:eastAsia="宋体" w:cs="Times New Roman"/>
      <w:i/>
      <w:iCs/>
      <w:color w:val="404040" w:themeColor="text1" w:themeTint="BF"/>
      <w:szCs w:val="24"/>
    </w:rPr>
  </w:style>
  <w:style w:type="character" w:customStyle="1" w:styleId="aff5">
    <w:name w:val="引用 字符"/>
    <w:basedOn w:val="a0"/>
    <w:link w:val="aff4"/>
    <w:uiPriority w:val="29"/>
    <w:rsid w:val="001E3113"/>
    <w:rPr>
      <w:rFonts w:ascii="Times New Roman" w:eastAsia="宋体" w:hAnsi="Times New Roman" w:cs="Times New Roman"/>
      <w:i/>
      <w:iCs/>
      <w:color w:val="404040" w:themeColor="text1" w:themeTint="BF"/>
      <w:kern w:val="2"/>
      <w:sz w:val="21"/>
      <w:szCs w:val="24"/>
    </w:rPr>
  </w:style>
  <w:style w:type="character" w:styleId="aff6">
    <w:name w:val="Intense Emphasis"/>
    <w:basedOn w:val="a0"/>
    <w:uiPriority w:val="21"/>
    <w:qFormat/>
    <w:rsid w:val="001E3113"/>
    <w:rPr>
      <w:i/>
      <w:iCs/>
      <w:color w:val="2E74B5" w:themeColor="accent1" w:themeShade="BF"/>
    </w:rPr>
  </w:style>
  <w:style w:type="paragraph" w:styleId="aff7">
    <w:name w:val="Intense Quote"/>
    <w:basedOn w:val="a"/>
    <w:next w:val="a"/>
    <w:link w:val="aff8"/>
    <w:uiPriority w:val="30"/>
    <w:qFormat/>
    <w:rsid w:val="001E3113"/>
    <w:pPr>
      <w:pBdr>
        <w:top w:val="single" w:sz="4" w:space="10" w:color="2E74B5" w:themeColor="accent1" w:themeShade="BF"/>
        <w:bottom w:val="single" w:sz="4" w:space="10" w:color="2E74B5" w:themeColor="accent1" w:themeShade="BF"/>
      </w:pBdr>
      <w:spacing w:before="360" w:after="360"/>
      <w:ind w:left="864" w:right="864" w:firstLineChars="0" w:firstLine="0"/>
      <w:jc w:val="center"/>
    </w:pPr>
    <w:rPr>
      <w:rFonts w:eastAsia="宋体" w:cs="Times New Roman"/>
      <w:i/>
      <w:iCs/>
      <w:color w:val="2E74B5" w:themeColor="accent1" w:themeShade="BF"/>
      <w:szCs w:val="24"/>
    </w:rPr>
  </w:style>
  <w:style w:type="character" w:customStyle="1" w:styleId="aff8">
    <w:name w:val="明显引用 字符"/>
    <w:basedOn w:val="a0"/>
    <w:link w:val="aff7"/>
    <w:uiPriority w:val="30"/>
    <w:rsid w:val="001E3113"/>
    <w:rPr>
      <w:rFonts w:ascii="Times New Roman" w:eastAsia="宋体" w:hAnsi="Times New Roman" w:cs="Times New Roman"/>
      <w:i/>
      <w:iCs/>
      <w:color w:val="2E74B5" w:themeColor="accent1" w:themeShade="BF"/>
      <w:kern w:val="2"/>
      <w:sz w:val="21"/>
      <w:szCs w:val="24"/>
    </w:rPr>
  </w:style>
  <w:style w:type="character" w:styleId="aff9">
    <w:name w:val="Intense Reference"/>
    <w:basedOn w:val="a0"/>
    <w:uiPriority w:val="32"/>
    <w:qFormat/>
    <w:rsid w:val="001E31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743563">
      <w:bodyDiv w:val="1"/>
      <w:marLeft w:val="0"/>
      <w:marRight w:val="0"/>
      <w:marTop w:val="0"/>
      <w:marBottom w:val="0"/>
      <w:divBdr>
        <w:top w:val="none" w:sz="0" w:space="0" w:color="auto"/>
        <w:left w:val="none" w:sz="0" w:space="0" w:color="auto"/>
        <w:bottom w:val="none" w:sz="0" w:space="0" w:color="auto"/>
        <w:right w:val="none" w:sz="0" w:space="0" w:color="auto"/>
      </w:divBdr>
    </w:div>
    <w:div w:id="770590914">
      <w:bodyDiv w:val="1"/>
      <w:marLeft w:val="0"/>
      <w:marRight w:val="0"/>
      <w:marTop w:val="0"/>
      <w:marBottom w:val="0"/>
      <w:divBdr>
        <w:top w:val="none" w:sz="0" w:space="0" w:color="auto"/>
        <w:left w:val="none" w:sz="0" w:space="0" w:color="auto"/>
        <w:bottom w:val="none" w:sz="0" w:space="0" w:color="auto"/>
        <w:right w:val="none" w:sz="0" w:space="0" w:color="auto"/>
      </w:divBdr>
    </w:div>
    <w:div w:id="1090199712">
      <w:bodyDiv w:val="1"/>
      <w:marLeft w:val="0"/>
      <w:marRight w:val="0"/>
      <w:marTop w:val="0"/>
      <w:marBottom w:val="0"/>
      <w:divBdr>
        <w:top w:val="none" w:sz="0" w:space="0" w:color="auto"/>
        <w:left w:val="none" w:sz="0" w:space="0" w:color="auto"/>
        <w:bottom w:val="none" w:sz="0" w:space="0" w:color="auto"/>
        <w:right w:val="none" w:sz="0" w:space="0" w:color="auto"/>
      </w:divBdr>
    </w:div>
    <w:div w:id="1102073680">
      <w:bodyDiv w:val="1"/>
      <w:marLeft w:val="0"/>
      <w:marRight w:val="0"/>
      <w:marTop w:val="0"/>
      <w:marBottom w:val="0"/>
      <w:divBdr>
        <w:top w:val="none" w:sz="0" w:space="0" w:color="auto"/>
        <w:left w:val="none" w:sz="0" w:space="0" w:color="auto"/>
        <w:bottom w:val="none" w:sz="0" w:space="0" w:color="auto"/>
        <w:right w:val="none" w:sz="0" w:space="0" w:color="auto"/>
      </w:divBdr>
    </w:div>
    <w:div w:id="1144200095">
      <w:bodyDiv w:val="1"/>
      <w:marLeft w:val="0"/>
      <w:marRight w:val="0"/>
      <w:marTop w:val="0"/>
      <w:marBottom w:val="0"/>
      <w:divBdr>
        <w:top w:val="none" w:sz="0" w:space="0" w:color="auto"/>
        <w:left w:val="none" w:sz="0" w:space="0" w:color="auto"/>
        <w:bottom w:val="none" w:sz="0" w:space="0" w:color="auto"/>
        <w:right w:val="none" w:sz="0" w:space="0" w:color="auto"/>
      </w:divBdr>
    </w:div>
    <w:div w:id="1525706869">
      <w:bodyDiv w:val="1"/>
      <w:marLeft w:val="0"/>
      <w:marRight w:val="0"/>
      <w:marTop w:val="0"/>
      <w:marBottom w:val="0"/>
      <w:divBdr>
        <w:top w:val="none" w:sz="0" w:space="0" w:color="auto"/>
        <w:left w:val="none" w:sz="0" w:space="0" w:color="auto"/>
        <w:bottom w:val="none" w:sz="0" w:space="0" w:color="auto"/>
        <w:right w:val="none" w:sz="0" w:space="0" w:color="auto"/>
      </w:divBdr>
    </w:div>
    <w:div w:id="1563174388">
      <w:bodyDiv w:val="1"/>
      <w:marLeft w:val="0"/>
      <w:marRight w:val="0"/>
      <w:marTop w:val="0"/>
      <w:marBottom w:val="0"/>
      <w:divBdr>
        <w:top w:val="none" w:sz="0" w:space="0" w:color="auto"/>
        <w:left w:val="none" w:sz="0" w:space="0" w:color="auto"/>
        <w:bottom w:val="none" w:sz="0" w:space="0" w:color="auto"/>
        <w:right w:val="none" w:sz="0" w:space="0" w:color="auto"/>
      </w:divBdr>
    </w:div>
    <w:div w:id="20339208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2B83B-E4E0-441C-8A9D-772D221A2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12</Pages>
  <Words>5564</Words>
  <Characters>8736</Characters>
  <Application>Microsoft Office Word</Application>
  <DocSecurity>0</DocSecurity>
  <Lines>264</Lines>
  <Paragraphs>204</Paragraphs>
  <ScaleCrop>false</ScaleCrop>
  <Company>uestc</Company>
  <LinksUpToDate>false</LinksUpToDate>
  <CharactersWithSpaces>14096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LYG</dc:creator>
  <cp:lastModifiedBy>振国 杨</cp:lastModifiedBy>
  <cp:revision>1271</cp:revision>
  <cp:lastPrinted>2016-07-04T19:32:00Z</cp:lastPrinted>
  <dcterms:created xsi:type="dcterms:W3CDTF">2020-02-28T18:21:00Z</dcterms:created>
  <dcterms:modified xsi:type="dcterms:W3CDTF">2025-12-09T07:19:00Z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13B275E585750754ED9F67662D5D32E6_42</vt:lpwstr>
  </property>
  <property fmtid="{D5CDD505-2E9C-101B-9397-08002B2CF9AE}" pid="4" name="ZOTERO_PREF_1">
    <vt:lpwstr>&lt;data data-version="3" zotero-version="7.0.10-beta.1+913c50073"&gt;&lt;session id="iYSwy6aJ"/&gt;&lt;style id="http://www.zotero.org/styles/university-of-electronic-science-and-technology-of-china" hasBibliography="1" bibliographyStyleHasBeenSet="1"/&gt;&lt;prefs&gt;&lt;pref nam</vt:lpwstr>
  </property>
  <property fmtid="{D5CDD505-2E9C-101B-9397-08002B2CF9AE}" pid="5" name="ZOTERO_PREF_2">
    <vt:lpwstr>e="fieldType" value="Field"/&gt;&lt;/prefs&gt;&lt;/data&gt;</vt:lpwstr>
  </property>
</Properties>
</file>